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D7658" w14:textId="40C65E94" w:rsidR="006D1366" w:rsidRPr="00641476" w:rsidRDefault="00A13A94" w:rsidP="006D1366">
      <w:pPr>
        <w:pStyle w:val="NoSpacing"/>
        <w:pBdr>
          <w:bottom w:val="single" w:sz="4" w:space="1" w:color="auto"/>
        </w:pBdr>
        <w:rPr>
          <w:rFonts w:ascii="Calibri" w:hAnsi="Calibri" w:cs="Calibri"/>
          <w:b/>
          <w:bCs/>
          <w:sz w:val="36"/>
          <w:szCs w:val="36"/>
        </w:rPr>
      </w:pPr>
      <w:r w:rsidRPr="00A13A94">
        <w:rPr>
          <w:rFonts w:ascii="Calibri" w:hAnsi="Calibri" w:cs="Calibri"/>
          <w:b/>
          <w:bCs/>
          <w:sz w:val="36"/>
          <w:szCs w:val="36"/>
        </w:rPr>
        <w:t xml:space="preserve">Guidance Note on </w:t>
      </w:r>
      <w:r w:rsidR="009B2974" w:rsidRPr="00641476">
        <w:rPr>
          <w:rFonts w:ascii="Calibri" w:hAnsi="Calibri" w:cs="Calibri"/>
          <w:b/>
          <w:bCs/>
          <w:sz w:val="36"/>
          <w:szCs w:val="36"/>
        </w:rPr>
        <w:t>Post</w:t>
      </w:r>
      <w:r w:rsidR="00846275" w:rsidRPr="00641476">
        <w:rPr>
          <w:rFonts w:ascii="Calibri" w:hAnsi="Calibri" w:cs="Calibri"/>
          <w:b/>
          <w:bCs/>
          <w:sz w:val="36"/>
          <w:szCs w:val="36"/>
        </w:rPr>
        <w:t>-</w:t>
      </w:r>
      <w:r w:rsidR="003B1F97" w:rsidRPr="00641476">
        <w:rPr>
          <w:rFonts w:ascii="Calibri" w:hAnsi="Calibri" w:cs="Calibri"/>
          <w:b/>
          <w:bCs/>
          <w:sz w:val="36"/>
          <w:szCs w:val="36"/>
        </w:rPr>
        <w:t>Collection</w:t>
      </w:r>
      <w:r w:rsidR="009B2974" w:rsidRPr="00641476">
        <w:rPr>
          <w:rFonts w:ascii="Calibri" w:hAnsi="Calibri" w:cs="Calibri"/>
          <w:b/>
          <w:bCs/>
          <w:sz w:val="36"/>
          <w:szCs w:val="36"/>
        </w:rPr>
        <w:t xml:space="preserve"> </w:t>
      </w:r>
      <w:r w:rsidR="006D1366" w:rsidRPr="00641476">
        <w:rPr>
          <w:rFonts w:ascii="Calibri" w:hAnsi="Calibri" w:cs="Calibri"/>
          <w:b/>
          <w:bCs/>
          <w:sz w:val="36"/>
          <w:szCs w:val="36"/>
        </w:rPr>
        <w:t xml:space="preserve">Data </w:t>
      </w:r>
      <w:r w:rsidR="009B2974" w:rsidRPr="00641476">
        <w:rPr>
          <w:rFonts w:ascii="Calibri" w:hAnsi="Calibri" w:cs="Calibri"/>
          <w:b/>
          <w:bCs/>
          <w:sz w:val="36"/>
          <w:szCs w:val="36"/>
        </w:rPr>
        <w:t>P</w:t>
      </w:r>
      <w:r w:rsidR="006D1366" w:rsidRPr="00641476">
        <w:rPr>
          <w:rFonts w:ascii="Calibri" w:hAnsi="Calibri" w:cs="Calibri"/>
          <w:b/>
          <w:bCs/>
          <w:sz w:val="36"/>
          <w:szCs w:val="36"/>
        </w:rPr>
        <w:t>rocessing</w:t>
      </w:r>
    </w:p>
    <w:p w14:paraId="3C9E35F2" w14:textId="02806C58" w:rsidR="007829CD" w:rsidRPr="00641476" w:rsidRDefault="008A0ED0" w:rsidP="00BE1595">
      <w:pPr>
        <w:rPr>
          <w:rFonts w:ascii="Calibri" w:eastAsia="Times New Roman" w:hAnsi="Calibri" w:cs="Calibri"/>
          <w:b/>
          <w:bCs/>
          <w:noProof/>
          <w:color w:val="5C5962"/>
          <w:kern w:val="0"/>
          <w:sz w:val="30"/>
          <w:szCs w:val="30"/>
        </w:rPr>
      </w:pPr>
      <w:r w:rsidRPr="00641476">
        <w:rPr>
          <w:rFonts w:ascii="Calibri" w:eastAsiaTheme="majorEastAsia" w:hAnsi="Calibri" w:cs="Calibri"/>
          <w:color w:val="0F4761" w:themeColor="accent1" w:themeShade="BF"/>
          <w:sz w:val="32"/>
          <w:szCs w:val="32"/>
        </w:rPr>
        <w:t xml:space="preserve">1. </w:t>
      </w:r>
      <w:r w:rsidR="00BE1595" w:rsidRPr="00641476">
        <w:rPr>
          <w:rFonts w:ascii="Calibri" w:eastAsiaTheme="majorEastAsia" w:hAnsi="Calibri" w:cs="Calibri"/>
          <w:color w:val="0F4761" w:themeColor="accent1" w:themeShade="BF"/>
          <w:sz w:val="32"/>
          <w:szCs w:val="32"/>
        </w:rPr>
        <w:t>Introduction</w:t>
      </w:r>
      <w:r w:rsidR="00BE1595" w:rsidRPr="00641476">
        <w:rPr>
          <w:rFonts w:ascii="Calibri" w:eastAsia="Times New Roman" w:hAnsi="Calibri" w:cs="Calibri"/>
          <w:b/>
          <w:bCs/>
          <w:noProof/>
          <w:color w:val="5C5962"/>
          <w:kern w:val="0"/>
          <w:sz w:val="30"/>
          <w:szCs w:val="30"/>
        </w:rPr>
        <w:t xml:space="preserve"> </w:t>
      </w:r>
    </w:p>
    <w:p w14:paraId="31E288B8" w14:textId="25251AD5" w:rsidR="00E1280D" w:rsidRPr="00641476" w:rsidRDefault="00E46204" w:rsidP="00E1280D">
      <w:pPr>
        <w:spacing w:before="100" w:beforeAutospacing="1" w:after="100" w:afterAutospacing="1" w:line="240" w:lineRule="auto"/>
        <w:rPr>
          <w:rFonts w:ascii="Calibri" w:eastAsia="Times New Roman" w:hAnsi="Calibri" w:cs="Calibri"/>
          <w:kern w:val="0"/>
          <w14:ligatures w14:val="none"/>
        </w:rPr>
      </w:pPr>
      <w:r w:rsidRPr="003F2F17">
        <w:rPr>
          <w:rFonts w:ascii="Calibri" w:eastAsia="Times New Roman" w:hAnsi="Calibri" w:cs="Calibri"/>
          <w:kern w:val="0"/>
          <w14:ligatures w14:val="none"/>
        </w:rPr>
        <w:t xml:space="preserve">Post-collection data processing </w:t>
      </w:r>
      <w:r>
        <w:rPr>
          <w:rFonts w:ascii="Calibri" w:hAnsi="Calibri" w:cs="Calibri"/>
        </w:rPr>
        <w:t xml:space="preserve">refers to </w:t>
      </w:r>
      <w:r w:rsidRPr="003F2F17">
        <w:rPr>
          <w:rFonts w:ascii="Calibri" w:eastAsia="Times New Roman" w:hAnsi="Calibri" w:cs="Calibri"/>
          <w:kern w:val="0"/>
          <w14:ligatures w14:val="none"/>
        </w:rPr>
        <w:t xml:space="preserve">the </w:t>
      </w:r>
      <w:r>
        <w:rPr>
          <w:rFonts w:ascii="Calibri" w:eastAsia="Times New Roman" w:hAnsi="Calibri" w:cs="Calibri"/>
          <w:kern w:val="0"/>
          <w14:ligatures w14:val="none"/>
        </w:rPr>
        <w:t xml:space="preserve">set of </w:t>
      </w:r>
      <w:r w:rsidRPr="003F2F17">
        <w:rPr>
          <w:rFonts w:ascii="Calibri" w:eastAsia="Times New Roman" w:hAnsi="Calibri" w:cs="Calibri"/>
          <w:kern w:val="0"/>
          <w14:ligatures w14:val="none"/>
        </w:rPr>
        <w:t xml:space="preserve">activities </w:t>
      </w:r>
      <w:r>
        <w:rPr>
          <w:rFonts w:ascii="Calibri" w:hAnsi="Calibri" w:cs="Calibri"/>
        </w:rPr>
        <w:t>undertaken</w:t>
      </w:r>
      <w:r w:rsidRPr="00EE45C9">
        <w:rPr>
          <w:rFonts w:ascii="Calibri" w:hAnsi="Calibri" w:cs="Calibri"/>
        </w:rPr>
        <w:t xml:space="preserve"> to review</w:t>
      </w:r>
      <w:r w:rsidRPr="003F2F17">
        <w:rPr>
          <w:rFonts w:ascii="Calibri" w:eastAsia="Times New Roman" w:hAnsi="Calibri" w:cs="Calibri"/>
          <w:kern w:val="0"/>
          <w14:ligatures w14:val="none"/>
        </w:rPr>
        <w:t xml:space="preserve">, integrate, harmonize, clean, and </w:t>
      </w:r>
      <w:r w:rsidRPr="00EE45C9">
        <w:rPr>
          <w:rFonts w:ascii="Calibri" w:hAnsi="Calibri" w:cs="Calibri"/>
        </w:rPr>
        <w:t>validate collected microdata</w:t>
      </w:r>
      <w:r w:rsidRPr="003F2F17">
        <w:rPr>
          <w:rFonts w:ascii="Calibri" w:eastAsia="Times New Roman" w:hAnsi="Calibri" w:cs="Calibri"/>
          <w:kern w:val="0"/>
          <w14:ligatures w14:val="none"/>
        </w:rPr>
        <w:t xml:space="preserve"> for errors, consistency,</w:t>
      </w:r>
      <w:r w:rsidRPr="00EE45C9">
        <w:rPr>
          <w:rFonts w:ascii="Calibri" w:hAnsi="Calibri" w:cs="Calibri"/>
        </w:rPr>
        <w:t xml:space="preserve"> </w:t>
      </w:r>
      <w:r w:rsidRPr="003F2F17">
        <w:rPr>
          <w:rFonts w:ascii="Calibri" w:eastAsia="Times New Roman" w:hAnsi="Calibri" w:cs="Calibri"/>
          <w:kern w:val="0"/>
          <w14:ligatures w14:val="none"/>
        </w:rPr>
        <w:t>and completeness</w:t>
      </w:r>
      <w:r w:rsidRPr="00EE45C9">
        <w:rPr>
          <w:rFonts w:ascii="Calibri" w:hAnsi="Calibri" w:cs="Calibri"/>
        </w:rPr>
        <w:t>, turning</w:t>
      </w:r>
      <w:r w:rsidRPr="003F2F17">
        <w:rPr>
          <w:rFonts w:ascii="Calibri" w:eastAsia="Times New Roman" w:hAnsi="Calibri" w:cs="Calibri"/>
          <w:kern w:val="0"/>
          <w14:ligatures w14:val="none"/>
        </w:rPr>
        <w:t xml:space="preserve"> it into well-structured datasets</w:t>
      </w:r>
      <w:r w:rsidRPr="00EE45C9">
        <w:rPr>
          <w:rFonts w:ascii="Calibri" w:hAnsi="Calibri" w:cs="Calibri"/>
        </w:rPr>
        <w:t xml:space="preserve"> ready for analysis.</w:t>
      </w:r>
      <w:r w:rsidRPr="003F2F17">
        <w:rPr>
          <w:rFonts w:ascii="Calibri" w:eastAsia="Times New Roman" w:hAnsi="Calibri" w:cs="Calibri"/>
          <w:kern w:val="0"/>
          <w14:ligatures w14:val="none"/>
        </w:rPr>
        <w:t xml:space="preserve"> Effective processing is essential </w:t>
      </w:r>
      <w:r w:rsidRPr="00EE45C9">
        <w:rPr>
          <w:rFonts w:ascii="Calibri" w:hAnsi="Calibri" w:cs="Calibri"/>
        </w:rPr>
        <w:t xml:space="preserve">for ensuring the data </w:t>
      </w:r>
      <w:proofErr w:type="gramStart"/>
      <w:r w:rsidRPr="00EE45C9">
        <w:rPr>
          <w:rFonts w:ascii="Calibri" w:hAnsi="Calibri" w:cs="Calibri"/>
        </w:rPr>
        <w:t>are</w:t>
      </w:r>
      <w:proofErr w:type="gramEnd"/>
      <w:r w:rsidRPr="00EE45C9">
        <w:rPr>
          <w:rFonts w:ascii="Calibri" w:hAnsi="Calibri" w:cs="Calibri"/>
        </w:rPr>
        <w:t xml:space="preserve"> usable, reproducible</w:t>
      </w:r>
      <w:r w:rsidRPr="003F2F17">
        <w:rPr>
          <w:rFonts w:ascii="Calibri" w:eastAsia="Times New Roman" w:hAnsi="Calibri" w:cs="Calibri"/>
          <w:kern w:val="0"/>
          <w14:ligatures w14:val="none"/>
        </w:rPr>
        <w:t xml:space="preserve">, and </w:t>
      </w:r>
      <w:r w:rsidRPr="00EE45C9">
        <w:rPr>
          <w:rFonts w:ascii="Calibri" w:hAnsi="Calibri" w:cs="Calibri"/>
        </w:rPr>
        <w:t>adequately documented</w:t>
      </w:r>
      <w:r w:rsidRPr="003F2F17">
        <w:rPr>
          <w:rFonts w:ascii="Calibri" w:eastAsia="Times New Roman" w:hAnsi="Calibri" w:cs="Calibri"/>
          <w:kern w:val="0"/>
          <w14:ligatures w14:val="none"/>
        </w:rPr>
        <w:t xml:space="preserve"> for dissemination and archiving.</w:t>
      </w:r>
      <w:r>
        <w:rPr>
          <w:rFonts w:ascii="Calibri" w:eastAsia="Times New Roman" w:hAnsi="Calibri" w:cs="Calibri"/>
          <w:kern w:val="0"/>
          <w14:ligatures w14:val="none"/>
        </w:rPr>
        <w:t xml:space="preserve"> </w:t>
      </w:r>
      <w:r w:rsidR="00E1280D" w:rsidRPr="00772BE6">
        <w:rPr>
          <w:rFonts w:ascii="Calibri" w:eastAsia="Times New Roman" w:hAnsi="Calibri" w:cs="Calibri"/>
          <w:kern w:val="0"/>
          <w14:ligatures w14:val="none"/>
        </w:rPr>
        <w:t>Even with rigorous planning and well-defined protocols to minimize measurement errors, the volume and complexity of surveys, the interdependencies across datasets, and potential bugs in data-</w:t>
      </w:r>
      <w:r w:rsidR="001D0CC9" w:rsidRPr="00772BE6">
        <w:rPr>
          <w:rFonts w:ascii="Calibri" w:eastAsia="Times New Roman" w:hAnsi="Calibri" w:cs="Calibri"/>
          <w:kern w:val="0"/>
          <w14:ligatures w14:val="none"/>
        </w:rPr>
        <w:t>entry</w:t>
      </w:r>
      <w:r w:rsidR="00E1280D" w:rsidRPr="00772BE6">
        <w:rPr>
          <w:rFonts w:ascii="Calibri" w:eastAsia="Times New Roman" w:hAnsi="Calibri" w:cs="Calibri"/>
          <w:kern w:val="0"/>
          <w14:ligatures w14:val="none"/>
        </w:rPr>
        <w:t xml:space="preserve"> software </w:t>
      </w:r>
      <w:r w:rsidR="00C5036A" w:rsidRPr="00772BE6">
        <w:rPr>
          <w:rFonts w:ascii="Calibri" w:eastAsia="Times New Roman" w:hAnsi="Calibri" w:cs="Calibri"/>
          <w:kern w:val="0"/>
          <w14:ligatures w14:val="none"/>
        </w:rPr>
        <w:t xml:space="preserve">resulting from imperfect testing or insufficient monitoring </w:t>
      </w:r>
      <w:r w:rsidR="00E1280D" w:rsidRPr="00772BE6">
        <w:rPr>
          <w:rFonts w:ascii="Calibri" w:eastAsia="Times New Roman" w:hAnsi="Calibri" w:cs="Calibri"/>
          <w:kern w:val="0"/>
          <w14:ligatures w14:val="none"/>
        </w:rPr>
        <w:t>may still introduce</w:t>
      </w:r>
      <w:r w:rsidR="00257A08">
        <w:rPr>
          <w:rFonts w:ascii="Calibri" w:eastAsia="Times New Roman" w:hAnsi="Calibri" w:cs="Calibri"/>
          <w:kern w:val="0"/>
          <w14:ligatures w14:val="none"/>
        </w:rPr>
        <w:t xml:space="preserve"> human error </w:t>
      </w:r>
      <w:r w:rsidR="00365FF1">
        <w:rPr>
          <w:rFonts w:ascii="Calibri" w:eastAsia="Times New Roman" w:hAnsi="Calibri" w:cs="Calibri"/>
          <w:kern w:val="0"/>
          <w14:ligatures w14:val="none"/>
        </w:rPr>
        <w:t>and other</w:t>
      </w:r>
      <w:r w:rsidR="00E1280D" w:rsidRPr="00772BE6">
        <w:rPr>
          <w:rFonts w:ascii="Calibri" w:eastAsia="Times New Roman" w:hAnsi="Calibri" w:cs="Calibri"/>
          <w:kern w:val="0"/>
          <w14:ligatures w14:val="none"/>
        </w:rPr>
        <w:t xml:space="preserve"> inaccuracies.</w:t>
      </w:r>
    </w:p>
    <w:p w14:paraId="5AA3D402" w14:textId="1B8332E0" w:rsidR="00E1280D" w:rsidRPr="00641476" w:rsidRDefault="00E1280D" w:rsidP="00E1280D">
      <w:pPr>
        <w:spacing w:before="100" w:beforeAutospacing="1" w:after="100" w:afterAutospacing="1" w:line="240" w:lineRule="auto"/>
        <w:rPr>
          <w:rFonts w:ascii="Calibri" w:eastAsia="Times New Roman" w:hAnsi="Calibri" w:cs="Calibri"/>
          <w:kern w:val="0"/>
          <w14:ligatures w14:val="none"/>
        </w:rPr>
      </w:pPr>
      <w:r w:rsidRPr="00641476">
        <w:rPr>
          <w:rFonts w:ascii="Calibri" w:eastAsia="Times New Roman" w:hAnsi="Calibri" w:cs="Calibri"/>
          <w:kern w:val="0"/>
          <w14:ligatures w14:val="none"/>
        </w:rPr>
        <w:t>This guide does not address field-level data quality monitoring. Instead, it presents best practices for post-collection raw data processing, emphasizing reproducible workflows implemented with statistical software such as Stata, SPSS, or R</w:t>
      </w:r>
      <w:r w:rsidR="00844766">
        <w:rPr>
          <w:rFonts w:ascii="Calibri" w:eastAsia="Times New Roman" w:hAnsi="Calibri" w:cs="Calibri"/>
          <w:kern w:val="0"/>
          <w14:ligatures w14:val="none"/>
        </w:rPr>
        <w:t xml:space="preserve"> </w:t>
      </w:r>
      <w:r w:rsidR="00844766" w:rsidRPr="005B2E7E">
        <w:rPr>
          <w:rFonts w:ascii="Calibri" w:eastAsia="Times New Roman" w:hAnsi="Calibri" w:cs="Calibri"/>
          <w:kern w:val="0"/>
          <w14:ligatures w14:val="none"/>
        </w:rPr>
        <w:t>as well as version control platforms such as GitHub for managing and tracking processing code.</w:t>
      </w:r>
    </w:p>
    <w:p w14:paraId="5A093069" w14:textId="77777777" w:rsidR="00E1280D" w:rsidRPr="00641476" w:rsidRDefault="00E1280D" w:rsidP="00E1280D">
      <w:pPr>
        <w:spacing w:before="100" w:beforeAutospacing="1" w:after="100" w:afterAutospacing="1" w:line="240" w:lineRule="auto"/>
        <w:rPr>
          <w:rFonts w:ascii="Calibri" w:eastAsia="Times New Roman" w:hAnsi="Calibri" w:cs="Calibri"/>
          <w:kern w:val="0"/>
          <w14:ligatures w14:val="none"/>
        </w:rPr>
      </w:pPr>
      <w:r w:rsidRPr="00641476">
        <w:rPr>
          <w:rFonts w:ascii="Calibri" w:eastAsia="Times New Roman" w:hAnsi="Calibri" w:cs="Calibri"/>
          <w:kern w:val="0"/>
          <w14:ligatures w14:val="none"/>
        </w:rPr>
        <w:t>Specifically, it describes the following phases of data processing:</w:t>
      </w:r>
    </w:p>
    <w:p w14:paraId="4B14B640" w14:textId="1AE3D093" w:rsidR="00C426D5" w:rsidRPr="00641476" w:rsidRDefault="00BC5093" w:rsidP="007221E5">
      <w:pPr>
        <w:pStyle w:val="ListParagraph"/>
        <w:numPr>
          <w:ilvl w:val="0"/>
          <w:numId w:val="2"/>
        </w:numPr>
        <w:rPr>
          <w:rFonts w:ascii="Calibri" w:hAnsi="Calibri" w:cs="Calibri"/>
        </w:rPr>
      </w:pPr>
      <w:r w:rsidRPr="00641476">
        <w:rPr>
          <w:rFonts w:ascii="Calibri" w:hAnsi="Calibri" w:cs="Calibri"/>
          <w:b/>
          <w:bCs/>
        </w:rPr>
        <w:t>Post-collection d</w:t>
      </w:r>
      <w:r w:rsidR="00A90355" w:rsidRPr="00641476">
        <w:rPr>
          <w:rFonts w:ascii="Calibri" w:hAnsi="Calibri" w:cs="Calibri"/>
          <w:b/>
          <w:bCs/>
        </w:rPr>
        <w:t xml:space="preserve">ata quality </w:t>
      </w:r>
      <w:r w:rsidR="00C426D5" w:rsidRPr="00641476">
        <w:rPr>
          <w:rFonts w:ascii="Calibri" w:hAnsi="Calibri" w:cs="Calibri"/>
          <w:b/>
          <w:bCs/>
        </w:rPr>
        <w:t>assessment</w:t>
      </w:r>
      <w:r w:rsidR="00CD58BD" w:rsidRPr="00641476">
        <w:rPr>
          <w:rFonts w:ascii="Calibri" w:hAnsi="Calibri" w:cs="Calibri"/>
        </w:rPr>
        <w:t xml:space="preserve"> </w:t>
      </w:r>
      <w:r w:rsidR="00C117E6" w:rsidRPr="00641476">
        <w:rPr>
          <w:rFonts w:ascii="Calibri" w:hAnsi="Calibri" w:cs="Calibri"/>
        </w:rPr>
        <w:t>includes</w:t>
      </w:r>
      <w:r w:rsidR="00CD58BD" w:rsidRPr="00641476">
        <w:rPr>
          <w:rFonts w:ascii="Calibri" w:hAnsi="Calibri" w:cs="Calibri"/>
        </w:rPr>
        <w:t xml:space="preserve"> a comprehensive </w:t>
      </w:r>
      <w:r w:rsidR="005B6C2A" w:rsidRPr="00641476">
        <w:rPr>
          <w:rFonts w:ascii="Calibri" w:hAnsi="Calibri" w:cs="Calibri"/>
        </w:rPr>
        <w:t>review</w:t>
      </w:r>
      <w:r w:rsidR="00CD58BD" w:rsidRPr="00641476">
        <w:rPr>
          <w:rFonts w:ascii="Calibri" w:hAnsi="Calibri" w:cs="Calibri"/>
        </w:rPr>
        <w:t xml:space="preserve"> of all variables</w:t>
      </w:r>
      <w:r w:rsidR="005B6C2A" w:rsidRPr="00641476">
        <w:rPr>
          <w:rFonts w:ascii="Calibri" w:hAnsi="Calibri" w:cs="Calibri"/>
        </w:rPr>
        <w:t xml:space="preserve"> and datasets</w:t>
      </w:r>
      <w:r w:rsidR="00CD58BD" w:rsidRPr="00641476">
        <w:rPr>
          <w:rFonts w:ascii="Calibri" w:hAnsi="Calibri" w:cs="Calibri"/>
        </w:rPr>
        <w:t xml:space="preserve"> </w:t>
      </w:r>
      <w:r w:rsidR="00857E9B" w:rsidRPr="00641476">
        <w:rPr>
          <w:rFonts w:ascii="Calibri" w:hAnsi="Calibri" w:cs="Calibri"/>
        </w:rPr>
        <w:t xml:space="preserve">to </w:t>
      </w:r>
      <w:r w:rsidR="22C97FD2" w:rsidRPr="00641476">
        <w:rPr>
          <w:rFonts w:ascii="Calibri" w:hAnsi="Calibri" w:cs="Calibri"/>
        </w:rPr>
        <w:t>ensure</w:t>
      </w:r>
      <w:r w:rsidR="00653550" w:rsidRPr="00641476">
        <w:rPr>
          <w:rFonts w:ascii="Calibri" w:hAnsi="Calibri" w:cs="Calibri"/>
        </w:rPr>
        <w:t xml:space="preserve"> </w:t>
      </w:r>
      <w:r w:rsidR="003B228C" w:rsidRPr="00641476">
        <w:rPr>
          <w:rFonts w:ascii="Calibri" w:hAnsi="Calibri" w:cs="Calibri"/>
        </w:rPr>
        <w:t xml:space="preserve">data </w:t>
      </w:r>
      <w:r w:rsidR="00653550" w:rsidRPr="00641476">
        <w:rPr>
          <w:rFonts w:ascii="Calibri" w:hAnsi="Calibri" w:cs="Calibri"/>
        </w:rPr>
        <w:t xml:space="preserve">completeness, </w:t>
      </w:r>
      <w:r w:rsidR="005B6C2A" w:rsidRPr="00641476">
        <w:rPr>
          <w:rFonts w:ascii="Calibri" w:hAnsi="Calibri" w:cs="Calibri"/>
        </w:rPr>
        <w:t>accuracy, consistency</w:t>
      </w:r>
      <w:r w:rsidR="00C426D5" w:rsidRPr="00641476">
        <w:rPr>
          <w:rFonts w:ascii="Calibri" w:hAnsi="Calibri" w:cs="Calibri"/>
        </w:rPr>
        <w:t>,</w:t>
      </w:r>
      <w:r w:rsidR="064E2A16" w:rsidRPr="00641476">
        <w:rPr>
          <w:rFonts w:ascii="Calibri" w:hAnsi="Calibri" w:cs="Calibri"/>
        </w:rPr>
        <w:t xml:space="preserve"> and</w:t>
      </w:r>
      <w:r w:rsidR="003B228C" w:rsidRPr="00641476">
        <w:rPr>
          <w:rFonts w:ascii="Calibri" w:hAnsi="Calibri" w:cs="Calibri"/>
        </w:rPr>
        <w:t xml:space="preserve"> </w:t>
      </w:r>
      <w:r w:rsidR="00C426D5" w:rsidRPr="00641476">
        <w:rPr>
          <w:rFonts w:ascii="Calibri" w:hAnsi="Calibri" w:cs="Calibri"/>
        </w:rPr>
        <w:t xml:space="preserve">validity. </w:t>
      </w:r>
    </w:p>
    <w:p w14:paraId="7D167138" w14:textId="74FCF922" w:rsidR="00A90355" w:rsidRPr="00641476" w:rsidRDefault="00C426D5" w:rsidP="007221E5">
      <w:pPr>
        <w:pStyle w:val="ListParagraph"/>
        <w:numPr>
          <w:ilvl w:val="0"/>
          <w:numId w:val="2"/>
        </w:numPr>
        <w:rPr>
          <w:rFonts w:ascii="Calibri" w:hAnsi="Calibri" w:cs="Calibri"/>
        </w:rPr>
      </w:pPr>
      <w:r w:rsidRPr="00641476">
        <w:rPr>
          <w:rFonts w:ascii="Calibri" w:hAnsi="Calibri" w:cs="Calibri"/>
          <w:b/>
          <w:bCs/>
        </w:rPr>
        <w:t>Data editing</w:t>
      </w:r>
      <w:r w:rsidR="00FD4746" w:rsidRPr="00641476">
        <w:rPr>
          <w:rFonts w:ascii="Calibri" w:hAnsi="Calibri" w:cs="Calibri"/>
          <w:b/>
          <w:bCs/>
        </w:rPr>
        <w:t xml:space="preserve"> </w:t>
      </w:r>
      <w:r w:rsidR="00FD4746" w:rsidRPr="00641476">
        <w:rPr>
          <w:rFonts w:ascii="Calibri" w:hAnsi="Calibri" w:cs="Calibri"/>
        </w:rPr>
        <w:t xml:space="preserve">is the process of preparing the data for analysis or dissemination </w:t>
      </w:r>
    </w:p>
    <w:p w14:paraId="5C2D0884" w14:textId="61EDA3A5" w:rsidR="00492F2E" w:rsidRPr="00641476" w:rsidRDefault="00492F2E" w:rsidP="007221E5">
      <w:pPr>
        <w:pStyle w:val="ListParagraph"/>
        <w:numPr>
          <w:ilvl w:val="0"/>
          <w:numId w:val="2"/>
        </w:numPr>
        <w:rPr>
          <w:rFonts w:ascii="Calibri" w:hAnsi="Calibri" w:cs="Calibri"/>
        </w:rPr>
      </w:pPr>
      <w:r w:rsidRPr="00641476">
        <w:rPr>
          <w:rFonts w:ascii="Calibri" w:hAnsi="Calibri" w:cs="Calibri"/>
          <w:b/>
          <w:bCs/>
        </w:rPr>
        <w:t>Statistical</w:t>
      </w:r>
      <w:r w:rsidR="005F20F8" w:rsidRPr="00641476">
        <w:rPr>
          <w:rFonts w:ascii="Calibri" w:hAnsi="Calibri" w:cs="Calibri"/>
          <w:b/>
          <w:bCs/>
        </w:rPr>
        <w:t xml:space="preserve"> treatment of the data</w:t>
      </w:r>
      <w:r w:rsidRPr="00641476">
        <w:rPr>
          <w:rFonts w:ascii="Calibri" w:hAnsi="Calibri" w:cs="Calibri"/>
        </w:rPr>
        <w:t xml:space="preserve"> is </w:t>
      </w:r>
      <w:r w:rsidR="004D129E" w:rsidRPr="00641476">
        <w:rPr>
          <w:rFonts w:ascii="Calibri" w:hAnsi="Calibri" w:cs="Calibri"/>
        </w:rPr>
        <w:t>a</w:t>
      </w:r>
      <w:r w:rsidRPr="00641476">
        <w:rPr>
          <w:rFonts w:ascii="Calibri" w:hAnsi="Calibri" w:cs="Calibri"/>
        </w:rPr>
        <w:t xml:space="preserve"> part of the process </w:t>
      </w:r>
      <w:r w:rsidR="00B34E0F" w:rsidRPr="00641476">
        <w:rPr>
          <w:rFonts w:ascii="Calibri" w:hAnsi="Calibri" w:cs="Calibri"/>
        </w:rPr>
        <w:t xml:space="preserve">aimed </w:t>
      </w:r>
      <w:r w:rsidR="004D129E" w:rsidRPr="00641476">
        <w:rPr>
          <w:rFonts w:ascii="Calibri" w:hAnsi="Calibri" w:cs="Calibri"/>
        </w:rPr>
        <w:t xml:space="preserve">at </w:t>
      </w:r>
      <w:r w:rsidR="00975F87" w:rsidRPr="00641476">
        <w:rPr>
          <w:rFonts w:ascii="Calibri" w:hAnsi="Calibri" w:cs="Calibri"/>
        </w:rPr>
        <w:t>increasing the usability of the</w:t>
      </w:r>
      <w:r w:rsidR="00B34E0F" w:rsidRPr="00641476">
        <w:rPr>
          <w:rFonts w:ascii="Calibri" w:hAnsi="Calibri" w:cs="Calibri"/>
        </w:rPr>
        <w:t xml:space="preserve"> data</w:t>
      </w:r>
      <w:r w:rsidR="005C134F" w:rsidRPr="00641476">
        <w:rPr>
          <w:rFonts w:ascii="Calibri" w:hAnsi="Calibri" w:cs="Calibri"/>
        </w:rPr>
        <w:t xml:space="preserve">. It may </w:t>
      </w:r>
      <w:r w:rsidR="00B36594" w:rsidRPr="00641476">
        <w:rPr>
          <w:rFonts w:ascii="Calibri" w:hAnsi="Calibri" w:cs="Calibri"/>
        </w:rPr>
        <w:t xml:space="preserve">include missing data imputation and outlier detection and replacement. </w:t>
      </w:r>
    </w:p>
    <w:p w14:paraId="73CC92F3" w14:textId="605EDF01" w:rsidR="00215686" w:rsidRPr="00641476" w:rsidRDefault="00215686" w:rsidP="007221E5">
      <w:pPr>
        <w:pStyle w:val="ListParagraph"/>
        <w:numPr>
          <w:ilvl w:val="0"/>
          <w:numId w:val="2"/>
        </w:numPr>
        <w:rPr>
          <w:rFonts w:ascii="Calibri" w:hAnsi="Calibri" w:cs="Calibri"/>
        </w:rPr>
      </w:pPr>
      <w:r w:rsidRPr="00641476">
        <w:rPr>
          <w:rFonts w:ascii="Calibri" w:hAnsi="Calibri" w:cs="Calibri"/>
          <w:b/>
          <w:bCs/>
        </w:rPr>
        <w:t xml:space="preserve">Anonymization </w:t>
      </w:r>
      <w:r w:rsidR="0094268D" w:rsidRPr="00137EAD">
        <w:rPr>
          <w:rFonts w:ascii="Calibri" w:hAnsi="Calibri" w:cs="Calibri"/>
        </w:rPr>
        <w:t>(also referred to as de-identification)</w:t>
      </w:r>
      <w:r w:rsidR="0094268D" w:rsidRPr="009E31CE">
        <w:rPr>
          <w:color w:val="2E74B5"/>
          <w:sz w:val="32"/>
          <w:szCs w:val="32"/>
        </w:rPr>
        <w:t xml:space="preserve"> </w:t>
      </w:r>
      <w:r w:rsidR="00A231D7" w:rsidRPr="00641476">
        <w:rPr>
          <w:rFonts w:ascii="Calibri" w:hAnsi="Calibri" w:cs="Calibri"/>
        </w:rPr>
        <w:t>is a process to r</w:t>
      </w:r>
      <w:r w:rsidR="00F53F8A" w:rsidRPr="00641476">
        <w:rPr>
          <w:rFonts w:ascii="Calibri" w:hAnsi="Calibri" w:cs="Calibri"/>
        </w:rPr>
        <w:t>emove or mask personally identifiable information (PII).</w:t>
      </w:r>
    </w:p>
    <w:p w14:paraId="2C58FA47" w14:textId="679D0C08" w:rsidR="001467F7" w:rsidRPr="00641476" w:rsidRDefault="00000C12" w:rsidP="000527BE">
      <w:pPr>
        <w:rPr>
          <w:rFonts w:ascii="Calibri" w:hAnsi="Calibri" w:cs="Calibri"/>
        </w:rPr>
      </w:pPr>
      <w:r w:rsidRPr="00641476">
        <w:rPr>
          <w:rFonts w:ascii="Calibri" w:hAnsi="Calibri" w:cs="Calibri"/>
        </w:rPr>
        <w:t xml:space="preserve">The main concept and definitions </w:t>
      </w:r>
      <w:r w:rsidR="0086359F" w:rsidRPr="00641476">
        <w:rPr>
          <w:rFonts w:ascii="Calibri" w:hAnsi="Calibri" w:cs="Calibri"/>
        </w:rPr>
        <w:t>applicable</w:t>
      </w:r>
      <w:r w:rsidRPr="00641476">
        <w:rPr>
          <w:rFonts w:ascii="Calibri" w:hAnsi="Calibri" w:cs="Calibri"/>
        </w:rPr>
        <w:t xml:space="preserve"> to the data quality process are: </w:t>
      </w:r>
    </w:p>
    <w:p w14:paraId="312470E5" w14:textId="0C76E747" w:rsidR="00FA27E6" w:rsidRPr="00641476" w:rsidRDefault="00720BD2" w:rsidP="007221E5">
      <w:pPr>
        <w:numPr>
          <w:ilvl w:val="0"/>
          <w:numId w:val="1"/>
        </w:numPr>
        <w:spacing w:line="276" w:lineRule="auto"/>
        <w:jc w:val="both"/>
        <w:rPr>
          <w:rFonts w:ascii="Calibri" w:hAnsi="Calibri" w:cs="Calibri"/>
        </w:rPr>
      </w:pPr>
      <w:r w:rsidRPr="00641476">
        <w:rPr>
          <w:rFonts w:ascii="Calibri" w:hAnsi="Calibri" w:cs="Calibri"/>
          <w:b/>
          <w:bCs/>
        </w:rPr>
        <w:t>C</w:t>
      </w:r>
      <w:r w:rsidR="00BF11E7" w:rsidRPr="00641476">
        <w:rPr>
          <w:rFonts w:ascii="Calibri" w:hAnsi="Calibri" w:cs="Calibri"/>
          <w:b/>
          <w:bCs/>
        </w:rPr>
        <w:t>ompleteness</w:t>
      </w:r>
      <w:r w:rsidR="00547A8A" w:rsidRPr="00641476">
        <w:rPr>
          <w:rFonts w:ascii="Calibri" w:hAnsi="Calibri" w:cs="Calibri"/>
          <w:b/>
          <w:bCs/>
        </w:rPr>
        <w:t xml:space="preserve"> </w:t>
      </w:r>
      <w:r w:rsidR="00547A8A" w:rsidRPr="00641476">
        <w:rPr>
          <w:rFonts w:ascii="Calibri" w:hAnsi="Calibri" w:cs="Calibri"/>
        </w:rPr>
        <w:t>refers to the extent to which all required data is present, recorded</w:t>
      </w:r>
      <w:r w:rsidR="2DB90765" w:rsidRPr="00641476">
        <w:rPr>
          <w:rFonts w:ascii="Calibri" w:hAnsi="Calibri" w:cs="Calibri"/>
        </w:rPr>
        <w:t>,</w:t>
      </w:r>
      <w:r w:rsidR="00547A8A" w:rsidRPr="00641476">
        <w:rPr>
          <w:rFonts w:ascii="Calibri" w:hAnsi="Calibri" w:cs="Calibri"/>
        </w:rPr>
        <w:t xml:space="preserve"> and available in the dataset. This implies that all </w:t>
      </w:r>
      <w:r w:rsidR="18E94D6A" w:rsidRPr="00641476">
        <w:rPr>
          <w:rFonts w:ascii="Calibri" w:hAnsi="Calibri" w:cs="Calibri"/>
        </w:rPr>
        <w:t xml:space="preserve">sections and </w:t>
      </w:r>
      <w:r w:rsidR="00547A8A" w:rsidRPr="00641476">
        <w:rPr>
          <w:rFonts w:ascii="Calibri" w:hAnsi="Calibri" w:cs="Calibri"/>
        </w:rPr>
        <w:t xml:space="preserve">variables that are supposed to be collected are present; no value is missing where data is expected; there are no gaps in target population coverage. </w:t>
      </w:r>
    </w:p>
    <w:p w14:paraId="3D90D11F" w14:textId="15ED49E6" w:rsidR="00C23476" w:rsidRPr="00641476" w:rsidRDefault="00720BD2" w:rsidP="007221E5">
      <w:pPr>
        <w:numPr>
          <w:ilvl w:val="0"/>
          <w:numId w:val="1"/>
        </w:numPr>
        <w:spacing w:line="276" w:lineRule="auto"/>
        <w:jc w:val="both"/>
        <w:rPr>
          <w:rFonts w:ascii="Calibri" w:hAnsi="Calibri" w:cs="Calibri"/>
        </w:rPr>
      </w:pPr>
      <w:r w:rsidRPr="00641476">
        <w:rPr>
          <w:rFonts w:ascii="Calibri" w:hAnsi="Calibri" w:cs="Calibri"/>
          <w:b/>
          <w:bCs/>
        </w:rPr>
        <w:t>A</w:t>
      </w:r>
      <w:r w:rsidR="00BF11E7" w:rsidRPr="00641476">
        <w:rPr>
          <w:rFonts w:ascii="Calibri" w:hAnsi="Calibri" w:cs="Calibri"/>
          <w:b/>
          <w:bCs/>
        </w:rPr>
        <w:t xml:space="preserve">ccuracy </w:t>
      </w:r>
      <w:r w:rsidR="00BB27E3" w:rsidRPr="00641476">
        <w:rPr>
          <w:rFonts w:ascii="Calibri" w:hAnsi="Calibri" w:cs="Calibri"/>
        </w:rPr>
        <w:t xml:space="preserve">refers to </w:t>
      </w:r>
      <w:r w:rsidR="00277022" w:rsidRPr="00641476">
        <w:rPr>
          <w:rFonts w:ascii="Calibri" w:hAnsi="Calibri" w:cs="Calibri"/>
        </w:rPr>
        <w:t>how close results are to the true values of the population being measured. In the context of data processing</w:t>
      </w:r>
      <w:r w:rsidR="6A92088B" w:rsidRPr="00641476">
        <w:rPr>
          <w:rFonts w:ascii="Calibri" w:hAnsi="Calibri" w:cs="Calibri"/>
        </w:rPr>
        <w:t>,</w:t>
      </w:r>
      <w:r w:rsidR="00277022" w:rsidRPr="00641476">
        <w:rPr>
          <w:rFonts w:ascii="Calibri" w:hAnsi="Calibri" w:cs="Calibri"/>
        </w:rPr>
        <w:t xml:space="preserve"> accuracy refers to</w:t>
      </w:r>
      <w:r w:rsidR="008A30FA" w:rsidRPr="00641476">
        <w:rPr>
          <w:rFonts w:ascii="Calibri" w:hAnsi="Calibri" w:cs="Calibri"/>
        </w:rPr>
        <w:t xml:space="preserve"> </w:t>
      </w:r>
      <w:r w:rsidR="00563C9C" w:rsidRPr="00641476">
        <w:rPr>
          <w:rFonts w:ascii="Calibri" w:hAnsi="Calibri" w:cs="Calibri"/>
        </w:rPr>
        <w:t>potential</w:t>
      </w:r>
      <w:r w:rsidR="008A30FA" w:rsidRPr="00641476">
        <w:rPr>
          <w:rFonts w:ascii="Calibri" w:hAnsi="Calibri" w:cs="Calibri"/>
        </w:rPr>
        <w:t xml:space="preserve"> errors introduced in the data collection process that can eventually be corrected. Th</w:t>
      </w:r>
      <w:r w:rsidR="00FA27E6" w:rsidRPr="00641476">
        <w:rPr>
          <w:rFonts w:ascii="Calibri" w:hAnsi="Calibri" w:cs="Calibri"/>
        </w:rPr>
        <w:t xml:space="preserve">ese </w:t>
      </w:r>
      <w:r w:rsidR="009B112C" w:rsidRPr="00641476">
        <w:rPr>
          <w:rFonts w:ascii="Calibri" w:hAnsi="Calibri" w:cs="Calibri"/>
        </w:rPr>
        <w:t>include</w:t>
      </w:r>
      <w:r w:rsidR="00FA27E6" w:rsidRPr="00641476">
        <w:rPr>
          <w:rFonts w:ascii="Calibri" w:hAnsi="Calibri" w:cs="Calibri"/>
        </w:rPr>
        <w:t xml:space="preserve"> data entry and coding issues that may lead to misreported and illogical values. </w:t>
      </w:r>
    </w:p>
    <w:p w14:paraId="22A2314A" w14:textId="4CDDF545" w:rsidR="00BF11E7" w:rsidRPr="00641476" w:rsidRDefault="00C23476" w:rsidP="007221E5">
      <w:pPr>
        <w:numPr>
          <w:ilvl w:val="0"/>
          <w:numId w:val="1"/>
        </w:numPr>
        <w:spacing w:line="276" w:lineRule="auto"/>
        <w:jc w:val="both"/>
        <w:rPr>
          <w:rFonts w:ascii="Calibri" w:hAnsi="Calibri" w:cs="Calibri"/>
        </w:rPr>
      </w:pPr>
      <w:r w:rsidRPr="00641476">
        <w:rPr>
          <w:rFonts w:ascii="Calibri" w:hAnsi="Calibri" w:cs="Calibri"/>
          <w:b/>
          <w:bCs/>
        </w:rPr>
        <w:lastRenderedPageBreak/>
        <w:t xml:space="preserve">Consistency </w:t>
      </w:r>
      <w:r w:rsidRPr="00641476">
        <w:rPr>
          <w:rFonts w:ascii="Calibri" w:hAnsi="Calibri" w:cs="Calibri"/>
        </w:rPr>
        <w:t>refers to the degree to which the data is logically co</w:t>
      </w:r>
      <w:r w:rsidR="00DA2544" w:rsidRPr="00641476">
        <w:rPr>
          <w:rFonts w:ascii="Calibri" w:hAnsi="Calibri" w:cs="Calibri"/>
        </w:rPr>
        <w:t xml:space="preserve">herent and does not contradict itself both within and across related datasets. </w:t>
      </w:r>
      <w:r w:rsidR="00563C9C" w:rsidRPr="00641476">
        <w:rPr>
          <w:rFonts w:ascii="Calibri" w:hAnsi="Calibri" w:cs="Calibri"/>
        </w:rPr>
        <w:t xml:space="preserve"> </w:t>
      </w:r>
      <w:r w:rsidR="00D40BE4" w:rsidRPr="00641476">
        <w:rPr>
          <w:rFonts w:ascii="Calibri" w:hAnsi="Calibri" w:cs="Calibri"/>
        </w:rPr>
        <w:t>A</w:t>
      </w:r>
      <w:r w:rsidR="00813B28" w:rsidRPr="00641476">
        <w:rPr>
          <w:rFonts w:ascii="Calibri" w:hAnsi="Calibri" w:cs="Calibri"/>
        </w:rPr>
        <w:t>s a</w:t>
      </w:r>
      <w:r w:rsidR="00D40BE4" w:rsidRPr="00641476">
        <w:rPr>
          <w:rFonts w:ascii="Calibri" w:hAnsi="Calibri" w:cs="Calibri"/>
        </w:rPr>
        <w:t xml:space="preserve">n </w:t>
      </w:r>
      <w:r w:rsidR="00F25C43" w:rsidRPr="00641476">
        <w:rPr>
          <w:rFonts w:ascii="Calibri" w:hAnsi="Calibri" w:cs="Calibri"/>
        </w:rPr>
        <w:t>example,</w:t>
      </w:r>
      <w:r w:rsidR="00D40BE4" w:rsidRPr="00641476">
        <w:rPr>
          <w:rFonts w:ascii="Calibri" w:hAnsi="Calibri" w:cs="Calibri"/>
        </w:rPr>
        <w:t xml:space="preserve"> an unemployed person receiving a salary in a labor force survey</w:t>
      </w:r>
      <w:r w:rsidR="00813B28" w:rsidRPr="00641476">
        <w:rPr>
          <w:rFonts w:ascii="Calibri" w:hAnsi="Calibri" w:cs="Calibri"/>
        </w:rPr>
        <w:t xml:space="preserve"> is an inconsistent </w:t>
      </w:r>
      <w:r w:rsidR="00F25C43" w:rsidRPr="00641476">
        <w:rPr>
          <w:rFonts w:ascii="Calibri" w:hAnsi="Calibri" w:cs="Calibri"/>
        </w:rPr>
        <w:t>record</w:t>
      </w:r>
      <w:r w:rsidR="00D40BE4" w:rsidRPr="00641476">
        <w:rPr>
          <w:rFonts w:ascii="Calibri" w:hAnsi="Calibri" w:cs="Calibri"/>
        </w:rPr>
        <w:t xml:space="preserve">. </w:t>
      </w:r>
      <w:r w:rsidR="00CD7A6E" w:rsidRPr="00641476">
        <w:rPr>
          <w:rFonts w:ascii="Calibri" w:hAnsi="Calibri" w:cs="Calibri"/>
        </w:rPr>
        <w:t xml:space="preserve"> </w:t>
      </w:r>
    </w:p>
    <w:p w14:paraId="06BA9A8B" w14:textId="4FE12270" w:rsidR="00F25C43" w:rsidRPr="00641476" w:rsidRDefault="00F25C43" w:rsidP="007221E5">
      <w:pPr>
        <w:numPr>
          <w:ilvl w:val="0"/>
          <w:numId w:val="1"/>
        </w:numPr>
        <w:spacing w:line="276" w:lineRule="auto"/>
        <w:jc w:val="both"/>
        <w:rPr>
          <w:rFonts w:ascii="Calibri" w:hAnsi="Calibri" w:cs="Calibri"/>
        </w:rPr>
      </w:pPr>
      <w:r w:rsidRPr="00641476">
        <w:rPr>
          <w:rFonts w:ascii="Calibri" w:hAnsi="Calibri" w:cs="Calibri"/>
          <w:b/>
          <w:bCs/>
        </w:rPr>
        <w:t>Validity</w:t>
      </w:r>
      <w:r w:rsidR="004C2F31" w:rsidRPr="00641476">
        <w:rPr>
          <w:rFonts w:ascii="Calibri" w:hAnsi="Calibri" w:cs="Calibri"/>
          <w:b/>
          <w:bCs/>
        </w:rPr>
        <w:t xml:space="preserve"> </w:t>
      </w:r>
      <w:r w:rsidR="004C2F31" w:rsidRPr="00641476">
        <w:rPr>
          <w:rFonts w:ascii="Calibri" w:hAnsi="Calibri" w:cs="Calibri"/>
        </w:rPr>
        <w:t xml:space="preserve">refers to the </w:t>
      </w:r>
      <w:r w:rsidR="00246BDC" w:rsidRPr="00641476">
        <w:rPr>
          <w:rFonts w:ascii="Calibri" w:hAnsi="Calibri" w:cs="Calibri"/>
        </w:rPr>
        <w:t xml:space="preserve">extent to which data measures what is intended to measure. In this context, values should fall within expected ranges or categories. </w:t>
      </w:r>
    </w:p>
    <w:p w14:paraId="0BCCE2B2" w14:textId="10E0D804" w:rsidR="00246BDC" w:rsidRPr="00641476" w:rsidRDefault="00246BDC" w:rsidP="007221E5">
      <w:pPr>
        <w:numPr>
          <w:ilvl w:val="0"/>
          <w:numId w:val="1"/>
        </w:numPr>
        <w:spacing w:line="276" w:lineRule="auto"/>
        <w:jc w:val="both"/>
        <w:rPr>
          <w:rFonts w:ascii="Calibri" w:hAnsi="Calibri" w:cs="Calibri"/>
        </w:rPr>
      </w:pPr>
      <w:r w:rsidRPr="00641476">
        <w:rPr>
          <w:rFonts w:ascii="Calibri" w:hAnsi="Calibri" w:cs="Calibri"/>
          <w:b/>
          <w:bCs/>
        </w:rPr>
        <w:t xml:space="preserve">Outlier </w:t>
      </w:r>
      <w:r w:rsidR="00B95841" w:rsidRPr="00641476">
        <w:rPr>
          <w:rFonts w:ascii="Calibri" w:hAnsi="Calibri" w:cs="Calibri"/>
        </w:rPr>
        <w:t xml:space="preserve">is a data point that </w:t>
      </w:r>
      <w:r w:rsidR="785C9708" w:rsidRPr="00641476">
        <w:rPr>
          <w:rFonts w:ascii="Calibri" w:hAnsi="Calibri" w:cs="Calibri"/>
        </w:rPr>
        <w:t xml:space="preserve">differs </w:t>
      </w:r>
      <w:r w:rsidR="007B4871" w:rsidRPr="00641476">
        <w:rPr>
          <w:rFonts w:ascii="Calibri" w:hAnsi="Calibri" w:cs="Calibri"/>
        </w:rPr>
        <w:t>significantly</w:t>
      </w:r>
      <w:r w:rsidR="00B95841" w:rsidRPr="00641476">
        <w:rPr>
          <w:rFonts w:ascii="Calibri" w:hAnsi="Calibri" w:cs="Calibri"/>
        </w:rPr>
        <w:t xml:space="preserve"> from the </w:t>
      </w:r>
      <w:r w:rsidR="33E94BE8" w:rsidRPr="00641476">
        <w:rPr>
          <w:rFonts w:ascii="Calibri" w:hAnsi="Calibri" w:cs="Calibri"/>
        </w:rPr>
        <w:t xml:space="preserve">response values of the </w:t>
      </w:r>
      <w:r w:rsidR="00B95841" w:rsidRPr="00641476">
        <w:rPr>
          <w:rFonts w:ascii="Calibri" w:hAnsi="Calibri" w:cs="Calibri"/>
        </w:rPr>
        <w:t>rest of the observations in a</w:t>
      </w:r>
      <w:r w:rsidR="00731B9C" w:rsidRPr="00641476">
        <w:rPr>
          <w:rFonts w:ascii="Calibri" w:hAnsi="Calibri" w:cs="Calibri"/>
        </w:rPr>
        <w:t xml:space="preserve"> </w:t>
      </w:r>
      <w:r w:rsidR="007B4871" w:rsidRPr="00641476">
        <w:rPr>
          <w:rFonts w:ascii="Calibri" w:hAnsi="Calibri" w:cs="Calibri"/>
        </w:rPr>
        <w:t>dataset</w:t>
      </w:r>
      <w:r w:rsidR="00B95841" w:rsidRPr="00641476">
        <w:rPr>
          <w:rFonts w:ascii="Calibri" w:hAnsi="Calibri" w:cs="Calibri"/>
        </w:rPr>
        <w:t xml:space="preserve">. </w:t>
      </w:r>
      <w:r w:rsidR="007B4871" w:rsidRPr="00641476">
        <w:rPr>
          <w:rFonts w:ascii="Calibri" w:hAnsi="Calibri" w:cs="Calibri"/>
        </w:rPr>
        <w:t>An outlier value is unusually high or low compared to what is normal</w:t>
      </w:r>
      <w:r w:rsidR="0BAF6C6D" w:rsidRPr="00641476">
        <w:rPr>
          <w:rFonts w:ascii="Calibri" w:hAnsi="Calibri" w:cs="Calibri"/>
        </w:rPr>
        <w:t xml:space="preserve"> </w:t>
      </w:r>
      <w:r w:rsidR="5B371494" w:rsidRPr="00641476">
        <w:rPr>
          <w:rFonts w:ascii="Calibri" w:hAnsi="Calibri" w:cs="Calibri"/>
        </w:rPr>
        <w:t xml:space="preserve">or </w:t>
      </w:r>
      <w:r w:rsidR="00DB74DD" w:rsidRPr="00641476">
        <w:rPr>
          <w:rFonts w:ascii="Calibri" w:hAnsi="Calibri" w:cs="Calibri"/>
        </w:rPr>
        <w:t>typical,</w:t>
      </w:r>
      <w:r w:rsidR="5B371494" w:rsidRPr="00641476">
        <w:rPr>
          <w:rFonts w:ascii="Calibri" w:hAnsi="Calibri" w:cs="Calibri"/>
        </w:rPr>
        <w:t xml:space="preserve"> </w:t>
      </w:r>
      <w:r w:rsidR="0BAF6C6D" w:rsidRPr="00641476">
        <w:rPr>
          <w:rFonts w:ascii="Calibri" w:hAnsi="Calibri" w:cs="Calibri"/>
        </w:rPr>
        <w:t xml:space="preserve">but </w:t>
      </w:r>
      <w:r w:rsidR="4122A194" w:rsidRPr="00641476">
        <w:rPr>
          <w:rFonts w:ascii="Calibri" w:hAnsi="Calibri" w:cs="Calibri"/>
        </w:rPr>
        <w:t xml:space="preserve">it is </w:t>
      </w:r>
      <w:r w:rsidR="0BAF6C6D" w:rsidRPr="00641476">
        <w:rPr>
          <w:rFonts w:ascii="Calibri" w:hAnsi="Calibri" w:cs="Calibri"/>
        </w:rPr>
        <w:t>not</w:t>
      </w:r>
      <w:r w:rsidR="00DB74DD" w:rsidRPr="00641476">
        <w:rPr>
          <w:rFonts w:ascii="Calibri" w:hAnsi="Calibri" w:cs="Calibri"/>
        </w:rPr>
        <w:t xml:space="preserve"> necessarily</w:t>
      </w:r>
      <w:r w:rsidR="0BAF6C6D" w:rsidRPr="00641476">
        <w:rPr>
          <w:rFonts w:ascii="Calibri" w:hAnsi="Calibri" w:cs="Calibri"/>
        </w:rPr>
        <w:t xml:space="preserve"> an error</w:t>
      </w:r>
      <w:r w:rsidR="007B4871" w:rsidRPr="00641476">
        <w:rPr>
          <w:rFonts w:ascii="Calibri" w:hAnsi="Calibri" w:cs="Calibri"/>
        </w:rPr>
        <w:t xml:space="preserve">. </w:t>
      </w:r>
    </w:p>
    <w:p w14:paraId="254C8D6E" w14:textId="2361D202" w:rsidR="00137325" w:rsidRPr="00641476" w:rsidRDefault="00137325" w:rsidP="007221E5">
      <w:pPr>
        <w:numPr>
          <w:ilvl w:val="0"/>
          <w:numId w:val="1"/>
        </w:numPr>
        <w:spacing w:line="276" w:lineRule="auto"/>
        <w:jc w:val="both"/>
        <w:rPr>
          <w:rFonts w:ascii="Calibri" w:hAnsi="Calibri" w:cs="Calibri"/>
        </w:rPr>
      </w:pPr>
      <w:r w:rsidRPr="00641476">
        <w:rPr>
          <w:rFonts w:ascii="Calibri" w:hAnsi="Calibri" w:cs="Calibri"/>
          <w:b/>
          <w:bCs/>
        </w:rPr>
        <w:t>Unique identifier</w:t>
      </w:r>
      <w:r w:rsidR="00235EC6" w:rsidRPr="00641476">
        <w:rPr>
          <w:rFonts w:ascii="Calibri" w:hAnsi="Calibri" w:cs="Calibri"/>
          <w:b/>
          <w:bCs/>
        </w:rPr>
        <w:t xml:space="preserve"> </w:t>
      </w:r>
      <w:r w:rsidRPr="00641476">
        <w:rPr>
          <w:rFonts w:ascii="Calibri" w:hAnsi="Calibri" w:cs="Calibri"/>
        </w:rPr>
        <w:t>refers to a specific variable or combination of variables that distinctly identifies each record within the dataset. This identifier ensures that every observation</w:t>
      </w:r>
      <w:r w:rsidR="00235EC6" w:rsidRPr="00641476">
        <w:rPr>
          <w:rFonts w:ascii="Calibri" w:hAnsi="Calibri" w:cs="Calibri"/>
        </w:rPr>
        <w:t xml:space="preserve">, </w:t>
      </w:r>
      <w:r w:rsidRPr="00641476">
        <w:rPr>
          <w:rFonts w:ascii="Calibri" w:hAnsi="Calibri" w:cs="Calibri"/>
        </w:rPr>
        <w:t>such as a household, individual, or item</w:t>
      </w:r>
      <w:r w:rsidR="00235EC6" w:rsidRPr="00641476">
        <w:rPr>
          <w:rFonts w:ascii="Calibri" w:hAnsi="Calibri" w:cs="Calibri"/>
        </w:rPr>
        <w:t xml:space="preserve">, </w:t>
      </w:r>
      <w:r w:rsidRPr="00641476">
        <w:rPr>
          <w:rFonts w:ascii="Calibri" w:hAnsi="Calibri" w:cs="Calibri"/>
        </w:rPr>
        <w:t xml:space="preserve">can be distinguished from all others, preventing duplication and supporting accurate data management. </w:t>
      </w:r>
    </w:p>
    <w:p w14:paraId="04577521" w14:textId="0339233E" w:rsidR="005E59EF" w:rsidRDefault="0014714B" w:rsidP="006F4D9A">
      <w:pPr>
        <w:numPr>
          <w:ilvl w:val="0"/>
          <w:numId w:val="1"/>
        </w:numPr>
        <w:spacing w:line="276" w:lineRule="auto"/>
        <w:jc w:val="both"/>
        <w:rPr>
          <w:ins w:id="0" w:author="Akiko Sagesaka" w:date="2026-08-27T15:58:00Z" w16du:dateUtc="2026-08-27T19:58:00Z"/>
          <w:rFonts w:ascii="Calibri" w:hAnsi="Calibri" w:cs="Calibri"/>
        </w:rPr>
      </w:pPr>
      <w:r w:rsidRPr="00641476">
        <w:rPr>
          <w:rFonts w:ascii="Calibri" w:hAnsi="Calibri" w:cs="Calibri"/>
          <w:b/>
          <w:bCs/>
        </w:rPr>
        <w:t>Personally Identifiable Information (PII)</w:t>
      </w:r>
      <w:r w:rsidRPr="00641476">
        <w:rPr>
          <w:rFonts w:ascii="Calibri" w:hAnsi="Calibri" w:cs="Calibri"/>
        </w:rPr>
        <w:t xml:space="preserve"> refers to any data that can be used to identify an individual. This may include details such as full name, address, date of birth, </w:t>
      </w:r>
      <w:r w:rsidR="00DE6B1A" w:rsidRPr="00641476">
        <w:rPr>
          <w:rFonts w:ascii="Calibri" w:hAnsi="Calibri" w:cs="Calibri"/>
        </w:rPr>
        <w:t>national identification</w:t>
      </w:r>
      <w:r w:rsidRPr="00641476">
        <w:rPr>
          <w:rFonts w:ascii="Calibri" w:hAnsi="Calibri" w:cs="Calibri"/>
        </w:rPr>
        <w:t xml:space="preserve"> number, driver's license number, passport information, phone numbers, email addresses, and other unique identifiers. </w:t>
      </w:r>
    </w:p>
    <w:p w14:paraId="79E954EE" w14:textId="0EA5CAF2" w:rsidR="006F4D9A" w:rsidRPr="006F4D9A" w:rsidRDefault="006F4D9A" w:rsidP="006F4D9A">
      <w:pPr>
        <w:numPr>
          <w:ilvl w:val="0"/>
          <w:numId w:val="1"/>
        </w:numPr>
        <w:spacing w:line="276" w:lineRule="auto"/>
        <w:jc w:val="both"/>
        <w:rPr>
          <w:rFonts w:ascii="Calibri" w:hAnsi="Calibri" w:cs="Calibri"/>
        </w:rPr>
      </w:pPr>
      <w:r w:rsidRPr="006F4D9A">
        <w:rPr>
          <w:rFonts w:ascii="Calibri" w:hAnsi="Calibri" w:cs="Calibri"/>
          <w:b/>
          <w:bCs/>
        </w:rPr>
        <w:t>Metadata</w:t>
      </w:r>
      <w:r w:rsidRPr="006F4D9A">
        <w:rPr>
          <w:rFonts w:ascii="Calibri" w:hAnsi="Calibri" w:cs="Calibri"/>
        </w:rPr>
        <w:t xml:space="preserve"> </w:t>
      </w:r>
      <w:proofErr w:type="gramStart"/>
      <w:r w:rsidRPr="006F4D9A">
        <w:rPr>
          <w:rFonts w:ascii="Calibri" w:hAnsi="Calibri" w:cs="Calibri"/>
        </w:rPr>
        <w:t>are</w:t>
      </w:r>
      <w:proofErr w:type="gramEnd"/>
      <w:r w:rsidRPr="006F4D9A">
        <w:rPr>
          <w:rFonts w:ascii="Calibri" w:hAnsi="Calibri" w:cs="Calibri"/>
        </w:rPr>
        <w:t xml:space="preserve"> data and other documentation that define and describe data. For survey microdata, metadata </w:t>
      </w:r>
      <w:proofErr w:type="gramStart"/>
      <w:r w:rsidRPr="006F4D9A">
        <w:rPr>
          <w:rFonts w:ascii="Calibri" w:hAnsi="Calibri" w:cs="Calibri"/>
        </w:rPr>
        <w:t>provide</w:t>
      </w:r>
      <w:proofErr w:type="gramEnd"/>
      <w:r w:rsidRPr="006F4D9A">
        <w:rPr>
          <w:rFonts w:ascii="Calibri" w:hAnsi="Calibri" w:cs="Calibri"/>
        </w:rPr>
        <w:t xml:space="preserve"> structured information about the survey, its methodology, variables, data-collection and processing procedures, and other information needed to understand and use the data correctly.</w:t>
      </w:r>
    </w:p>
    <w:p w14:paraId="4A52D3D1" w14:textId="77777777" w:rsidR="00B24DA9" w:rsidRPr="00641476" w:rsidRDefault="008A0ED0">
      <w:pPr>
        <w:pStyle w:val="Heading1"/>
        <w:rPr>
          <w:rFonts w:ascii="Calibri" w:hAnsi="Calibri" w:cs="Calibri"/>
        </w:rPr>
      </w:pPr>
      <w:r w:rsidRPr="00641476">
        <w:rPr>
          <w:rFonts w:ascii="Calibri" w:hAnsi="Calibri" w:cs="Calibri"/>
        </w:rPr>
        <w:t xml:space="preserve">2. </w:t>
      </w:r>
      <w:r w:rsidR="00B24DA9" w:rsidRPr="00641476">
        <w:rPr>
          <w:rFonts w:ascii="Calibri" w:hAnsi="Calibri" w:cs="Calibri"/>
        </w:rPr>
        <w:t xml:space="preserve">Guidelines </w:t>
      </w:r>
    </w:p>
    <w:p w14:paraId="6DB33881" w14:textId="14A88B60" w:rsidR="000803F2" w:rsidRPr="00641476" w:rsidRDefault="000803F2">
      <w:pPr>
        <w:pStyle w:val="Heading2"/>
        <w:ind w:firstLine="720"/>
        <w:rPr>
          <w:rFonts w:ascii="Calibri" w:hAnsi="Calibri" w:cs="Calibri"/>
        </w:rPr>
      </w:pPr>
      <w:r w:rsidRPr="00641476">
        <w:rPr>
          <w:rFonts w:ascii="Calibri" w:hAnsi="Calibri" w:cs="Calibri"/>
        </w:rPr>
        <w:t>2.</w:t>
      </w:r>
      <w:r w:rsidR="00374965" w:rsidRPr="00641476">
        <w:rPr>
          <w:rFonts w:ascii="Calibri" w:hAnsi="Calibri" w:cs="Calibri"/>
        </w:rPr>
        <w:t>1</w:t>
      </w:r>
      <w:r w:rsidRPr="00641476">
        <w:rPr>
          <w:rFonts w:ascii="Calibri" w:hAnsi="Calibri" w:cs="Calibri"/>
        </w:rPr>
        <w:t xml:space="preserve"> </w:t>
      </w:r>
      <w:proofErr w:type="gramStart"/>
      <w:r w:rsidR="00DF7DC3" w:rsidRPr="00641476">
        <w:rPr>
          <w:rFonts w:ascii="Calibri" w:hAnsi="Calibri" w:cs="Calibri"/>
        </w:rPr>
        <w:t>P</w:t>
      </w:r>
      <w:r w:rsidR="00196CFF" w:rsidRPr="00641476">
        <w:rPr>
          <w:rFonts w:ascii="Calibri" w:hAnsi="Calibri" w:cs="Calibri"/>
        </w:rPr>
        <w:t>ost-collection</w:t>
      </w:r>
      <w:proofErr w:type="gramEnd"/>
      <w:r w:rsidRPr="00641476">
        <w:rPr>
          <w:rFonts w:ascii="Calibri" w:hAnsi="Calibri" w:cs="Calibri"/>
        </w:rPr>
        <w:t xml:space="preserve"> data quality assessment </w:t>
      </w:r>
    </w:p>
    <w:p w14:paraId="1F4398C0" w14:textId="43DFC5C7" w:rsidR="00437EED" w:rsidRPr="00641476" w:rsidRDefault="00437EED" w:rsidP="00437EED">
      <w:pPr>
        <w:rPr>
          <w:rFonts w:ascii="Calibri" w:hAnsi="Calibri" w:cs="Calibri"/>
        </w:rPr>
      </w:pPr>
      <w:r w:rsidRPr="00641476">
        <w:rPr>
          <w:rFonts w:ascii="Calibri" w:hAnsi="Calibri" w:cs="Calibri"/>
        </w:rPr>
        <w:t>Post-collection data quality assessment is the systematic evaluation of all datasets</w:t>
      </w:r>
      <w:r w:rsidR="00E8683D" w:rsidRPr="00641476">
        <w:rPr>
          <w:rFonts w:ascii="Calibri" w:hAnsi="Calibri" w:cs="Calibri"/>
        </w:rPr>
        <w:t xml:space="preserve"> and </w:t>
      </w:r>
      <w:r w:rsidRPr="00641476">
        <w:rPr>
          <w:rFonts w:ascii="Calibri" w:hAnsi="Calibri" w:cs="Calibri"/>
        </w:rPr>
        <w:t>variables</w:t>
      </w:r>
      <w:r w:rsidR="00E8683D" w:rsidRPr="00641476">
        <w:rPr>
          <w:rFonts w:ascii="Calibri" w:hAnsi="Calibri" w:cs="Calibri"/>
        </w:rPr>
        <w:t xml:space="preserve"> </w:t>
      </w:r>
      <w:r w:rsidRPr="00641476">
        <w:rPr>
          <w:rFonts w:ascii="Calibri" w:hAnsi="Calibri" w:cs="Calibri"/>
        </w:rPr>
        <w:t xml:space="preserve">after data collection to identify areas of improvement in the usability of the data and to detect issues that possibly compromise the quality of the data. </w:t>
      </w:r>
    </w:p>
    <w:p w14:paraId="6E389E02" w14:textId="645C9549" w:rsidR="004703A6" w:rsidRPr="00641476" w:rsidRDefault="004703A6" w:rsidP="008D43A6">
      <w:pPr>
        <w:pStyle w:val="Heading3"/>
        <w:rPr>
          <w:rFonts w:ascii="Calibri" w:hAnsi="Calibri" w:cs="Calibri"/>
          <w:sz w:val="24"/>
          <w:szCs w:val="24"/>
        </w:rPr>
      </w:pPr>
      <w:r w:rsidRPr="00641476">
        <w:rPr>
          <w:rFonts w:ascii="Calibri" w:hAnsi="Calibri" w:cs="Calibri"/>
          <w:sz w:val="24"/>
          <w:szCs w:val="24"/>
        </w:rPr>
        <w:t>2.</w:t>
      </w:r>
      <w:r w:rsidR="00706159">
        <w:rPr>
          <w:rFonts w:ascii="Calibri" w:hAnsi="Calibri" w:cs="Calibri"/>
          <w:sz w:val="24"/>
          <w:szCs w:val="24"/>
        </w:rPr>
        <w:t>1</w:t>
      </w:r>
      <w:r w:rsidRPr="00641476">
        <w:rPr>
          <w:rFonts w:ascii="Calibri" w:hAnsi="Calibri" w:cs="Calibri"/>
          <w:sz w:val="24"/>
          <w:szCs w:val="24"/>
        </w:rPr>
        <w:t xml:space="preserve">.1 </w:t>
      </w:r>
      <w:r w:rsidR="008D43A6" w:rsidRPr="00641476">
        <w:rPr>
          <w:rFonts w:ascii="Calibri" w:hAnsi="Calibri" w:cs="Calibri"/>
          <w:sz w:val="24"/>
          <w:szCs w:val="24"/>
        </w:rPr>
        <w:t xml:space="preserve">Data quality check list </w:t>
      </w:r>
    </w:p>
    <w:p w14:paraId="54E97E6B" w14:textId="6097AED1" w:rsidR="008D43A6" w:rsidRPr="00641476" w:rsidRDefault="008D43A6" w:rsidP="008D43A6">
      <w:pPr>
        <w:rPr>
          <w:rFonts w:ascii="Calibri" w:hAnsi="Calibri" w:cs="Calibri"/>
        </w:rPr>
      </w:pPr>
      <w:r w:rsidRPr="00641476">
        <w:rPr>
          <w:rFonts w:ascii="Calibri" w:hAnsi="Calibri" w:cs="Calibri"/>
        </w:rPr>
        <w:t xml:space="preserve">Below is the list of typical checks that </w:t>
      </w:r>
      <w:r w:rsidR="003E20F3" w:rsidRPr="00641476">
        <w:rPr>
          <w:rFonts w:ascii="Calibri" w:hAnsi="Calibri" w:cs="Calibri"/>
        </w:rPr>
        <w:t>an</w:t>
      </w:r>
      <w:r w:rsidRPr="00641476">
        <w:rPr>
          <w:rFonts w:ascii="Calibri" w:hAnsi="Calibri" w:cs="Calibri"/>
        </w:rPr>
        <w:t xml:space="preserve"> analyst should perform to assess whether the data </w:t>
      </w:r>
      <w:r w:rsidR="002808BD" w:rsidRPr="00641476">
        <w:rPr>
          <w:rFonts w:ascii="Calibri" w:hAnsi="Calibri" w:cs="Calibri"/>
        </w:rPr>
        <w:t>is ready for</w:t>
      </w:r>
      <w:r w:rsidRPr="00641476">
        <w:rPr>
          <w:rFonts w:ascii="Calibri" w:hAnsi="Calibri" w:cs="Calibri"/>
        </w:rPr>
        <w:t xml:space="preserve"> dissemination </w:t>
      </w:r>
      <w:r w:rsidR="002808BD" w:rsidRPr="00641476">
        <w:rPr>
          <w:rFonts w:ascii="Calibri" w:hAnsi="Calibri" w:cs="Calibri"/>
        </w:rPr>
        <w:t>or analysis or</w:t>
      </w:r>
      <w:r w:rsidRPr="00641476">
        <w:rPr>
          <w:rFonts w:ascii="Calibri" w:hAnsi="Calibri" w:cs="Calibri"/>
        </w:rPr>
        <w:t xml:space="preserve"> needs further process</w:t>
      </w:r>
      <w:r w:rsidR="002808BD" w:rsidRPr="00641476">
        <w:rPr>
          <w:rFonts w:ascii="Calibri" w:hAnsi="Calibri" w:cs="Calibri"/>
        </w:rPr>
        <w:t>ing</w:t>
      </w:r>
      <w:r w:rsidRPr="00641476">
        <w:rPr>
          <w:rFonts w:ascii="Calibri" w:hAnsi="Calibri" w:cs="Calibri"/>
        </w:rPr>
        <w:t xml:space="preserve">. </w:t>
      </w:r>
    </w:p>
    <w:p w14:paraId="71F37D4E" w14:textId="69997024" w:rsidR="009F54DB" w:rsidRPr="00641476" w:rsidRDefault="009F54DB" w:rsidP="009F54DB">
      <w:pPr>
        <w:rPr>
          <w:rFonts w:ascii="Calibri" w:hAnsi="Calibri" w:cs="Calibri"/>
          <w:b/>
          <w:bCs/>
          <w:u w:val="single"/>
        </w:rPr>
      </w:pPr>
      <w:r w:rsidRPr="00641476">
        <w:rPr>
          <w:rFonts w:ascii="Calibri" w:hAnsi="Calibri" w:cs="Calibri"/>
          <w:b/>
          <w:bCs/>
          <w:u w:val="single"/>
        </w:rPr>
        <w:t>Completeness</w:t>
      </w:r>
    </w:p>
    <w:p w14:paraId="1A84A255" w14:textId="63EE2DB1" w:rsidR="009F54DB" w:rsidRPr="00641476" w:rsidRDefault="009F54DB" w:rsidP="007221E5">
      <w:pPr>
        <w:pStyle w:val="ListParagraph"/>
        <w:numPr>
          <w:ilvl w:val="0"/>
          <w:numId w:val="7"/>
        </w:numPr>
        <w:ind w:left="360"/>
        <w:rPr>
          <w:rFonts w:ascii="Calibri" w:hAnsi="Calibri" w:cs="Calibri"/>
          <w:b/>
          <w:bCs/>
        </w:rPr>
      </w:pPr>
      <w:r w:rsidRPr="00641476">
        <w:rPr>
          <w:rFonts w:ascii="Calibri" w:hAnsi="Calibri" w:cs="Calibri"/>
          <w:b/>
          <w:bCs/>
        </w:rPr>
        <w:t>The final dataset must include all variables designated for dissemination, and these variables should be arranged so they are easily identifiable and correspond directly to the questionnaire.</w:t>
      </w:r>
    </w:p>
    <w:p w14:paraId="0AEF8045" w14:textId="01EF4C50" w:rsidR="009F54DB" w:rsidRPr="00641476" w:rsidRDefault="009F54DB" w:rsidP="007221E5">
      <w:pPr>
        <w:pStyle w:val="ListParagraph"/>
        <w:numPr>
          <w:ilvl w:val="0"/>
          <w:numId w:val="7"/>
        </w:numPr>
        <w:ind w:left="360"/>
        <w:rPr>
          <w:rFonts w:ascii="Calibri" w:hAnsi="Calibri" w:cs="Calibri"/>
        </w:rPr>
      </w:pPr>
      <w:r w:rsidRPr="00641476">
        <w:rPr>
          <w:rFonts w:ascii="Calibri" w:hAnsi="Calibri" w:cs="Calibri"/>
          <w:b/>
          <w:bCs/>
        </w:rPr>
        <w:lastRenderedPageBreak/>
        <w:t>The dataset must contain one record for each unique observation</w:t>
      </w:r>
      <w:r w:rsidR="00106155" w:rsidRPr="00641476">
        <w:rPr>
          <w:rFonts w:ascii="Calibri" w:hAnsi="Calibri" w:cs="Calibri"/>
          <w:b/>
          <w:bCs/>
        </w:rPr>
        <w:t xml:space="preserve">. </w:t>
      </w:r>
      <w:r w:rsidRPr="00641476">
        <w:rPr>
          <w:rFonts w:ascii="Calibri" w:hAnsi="Calibri" w:cs="Calibri"/>
        </w:rPr>
        <w:t>The dataset must contain one record for each unique observation: This means that every entry in the dataset should represent a distinct observation, without any duplication. In the context of household surveys, for example, each household or individual should be recorded only once according to the survey’s design. The total number of records should directly correspond to the number of valid observations collected during the survey, whether that is households, individuals, or items as specified by the section of the questionnaire. Ensuring a single record per unique observation helps maintain data integrity and prevents analytical errors that could arise from duplicated entries, which can occur due to miscoding of identifiers or multiple exports from data collection applications.</w:t>
      </w:r>
    </w:p>
    <w:p w14:paraId="43294375" w14:textId="5FB60878" w:rsidR="009F54DB" w:rsidRPr="00641476" w:rsidRDefault="009F54DB" w:rsidP="009F54DB">
      <w:pPr>
        <w:pStyle w:val="ListParagraph"/>
        <w:numPr>
          <w:ilvl w:val="0"/>
          <w:numId w:val="7"/>
        </w:numPr>
        <w:spacing w:after="0" w:line="240" w:lineRule="auto"/>
        <w:ind w:left="360"/>
        <w:rPr>
          <w:rFonts w:ascii="Calibri" w:hAnsi="Calibri" w:cs="Calibri"/>
          <w:b/>
          <w:bCs/>
        </w:rPr>
      </w:pPr>
      <w:r w:rsidRPr="00641476">
        <w:rPr>
          <w:rFonts w:ascii="Calibri" w:hAnsi="Calibri" w:cs="Calibri"/>
          <w:b/>
          <w:bCs/>
        </w:rPr>
        <w:t xml:space="preserve">There should not be missing values in variables where a value is expected. </w:t>
      </w:r>
    </w:p>
    <w:p w14:paraId="0ED68E0E" w14:textId="77777777" w:rsidR="00C95426" w:rsidRPr="00641476" w:rsidRDefault="00C95426" w:rsidP="00C95426">
      <w:pPr>
        <w:pStyle w:val="ListParagraph"/>
        <w:spacing w:after="0" w:line="240" w:lineRule="auto"/>
        <w:ind w:left="360"/>
        <w:rPr>
          <w:rFonts w:ascii="Calibri" w:hAnsi="Calibri" w:cs="Calibri"/>
          <w:b/>
          <w:bCs/>
        </w:rPr>
      </w:pPr>
    </w:p>
    <w:p w14:paraId="248F6D89" w14:textId="26CA7BA3" w:rsidR="009F54DB" w:rsidRPr="00641476" w:rsidRDefault="009F54DB" w:rsidP="009F54DB">
      <w:pPr>
        <w:rPr>
          <w:rFonts w:ascii="Calibri" w:hAnsi="Calibri" w:cs="Calibri"/>
          <w:b/>
          <w:bCs/>
          <w:u w:val="single"/>
        </w:rPr>
      </w:pPr>
      <w:r w:rsidRPr="00641476">
        <w:rPr>
          <w:rFonts w:ascii="Calibri" w:hAnsi="Calibri" w:cs="Calibri"/>
          <w:b/>
          <w:bCs/>
          <w:u w:val="single"/>
        </w:rPr>
        <w:t xml:space="preserve">Consistency </w:t>
      </w:r>
    </w:p>
    <w:p w14:paraId="5003266E" w14:textId="26B326BB" w:rsidR="009F54DB" w:rsidRPr="00641476" w:rsidRDefault="009F54DB" w:rsidP="00CE3993">
      <w:pPr>
        <w:pStyle w:val="ListParagraph"/>
        <w:numPr>
          <w:ilvl w:val="0"/>
          <w:numId w:val="8"/>
        </w:numPr>
        <w:ind w:left="360"/>
        <w:rPr>
          <w:rFonts w:ascii="Calibri" w:eastAsia="Calibri" w:hAnsi="Calibri" w:cs="Calibri"/>
        </w:rPr>
      </w:pPr>
      <w:r w:rsidRPr="00641476">
        <w:rPr>
          <w:rFonts w:ascii="Calibri" w:hAnsi="Calibri" w:cs="Calibri"/>
          <w:b/>
          <w:bCs/>
        </w:rPr>
        <w:t xml:space="preserve">Consistency between questionnaire and dataset structures. </w:t>
      </w:r>
      <w:r w:rsidRPr="00641476">
        <w:rPr>
          <w:rFonts w:ascii="Calibri" w:eastAsia="Calibri" w:hAnsi="Calibri" w:cs="Calibri"/>
        </w:rPr>
        <w:t xml:space="preserve">The dataset should be structured in a way that is easiest for users to use. Normally, if the dataset resembles the questionnaire that accompanies the dataset, it would be easier to follow and use for analysis. This is especially the case when the questionnaire is long and there are many variables. The dataset could be organized following the sections in the questionnaire. </w:t>
      </w:r>
    </w:p>
    <w:p w14:paraId="23E61F3B" w14:textId="365F04D8" w:rsidR="009F54DB" w:rsidRPr="00641476" w:rsidRDefault="009F54DB" w:rsidP="007221E5">
      <w:pPr>
        <w:pStyle w:val="ListParagraph"/>
        <w:numPr>
          <w:ilvl w:val="0"/>
          <w:numId w:val="8"/>
        </w:numPr>
        <w:ind w:left="360"/>
        <w:rPr>
          <w:rFonts w:ascii="Calibri" w:hAnsi="Calibri" w:cs="Calibri"/>
          <w:b/>
          <w:bCs/>
        </w:rPr>
      </w:pPr>
      <w:r w:rsidRPr="00641476">
        <w:rPr>
          <w:rFonts w:ascii="Calibri" w:hAnsi="Calibri" w:cs="Calibri"/>
          <w:b/>
          <w:bCs/>
        </w:rPr>
        <w:t>Consistency in names:</w:t>
      </w:r>
    </w:p>
    <w:p w14:paraId="4E48E908" w14:textId="77777777" w:rsidR="009F54DB" w:rsidRPr="00641476" w:rsidRDefault="009F54DB" w:rsidP="007221E5">
      <w:pPr>
        <w:pStyle w:val="ListParagraph"/>
        <w:numPr>
          <w:ilvl w:val="0"/>
          <w:numId w:val="9"/>
        </w:numPr>
        <w:ind w:left="360"/>
        <w:rPr>
          <w:rFonts w:ascii="Calibri" w:hAnsi="Calibri" w:cs="Calibri"/>
        </w:rPr>
      </w:pPr>
      <w:r w:rsidRPr="00641476">
        <w:rPr>
          <w:rFonts w:ascii="Calibri" w:hAnsi="Calibri" w:cs="Calibri"/>
        </w:rPr>
        <w:t>Variables should be named, coded, and labeled as in the questionnaire, and response codes should be labeled as in the questionnaire. The same principle applies to the sections and the names of the datasets.</w:t>
      </w:r>
    </w:p>
    <w:p w14:paraId="2A6BFA3D" w14:textId="6217DAB1" w:rsidR="009F54DB" w:rsidRPr="00641476" w:rsidRDefault="009F54DB" w:rsidP="007221E5">
      <w:pPr>
        <w:pStyle w:val="ListParagraph"/>
        <w:numPr>
          <w:ilvl w:val="0"/>
          <w:numId w:val="9"/>
        </w:numPr>
        <w:ind w:left="360"/>
        <w:rPr>
          <w:rFonts w:ascii="Calibri" w:hAnsi="Calibri" w:cs="Calibri"/>
        </w:rPr>
      </w:pPr>
      <w:r w:rsidRPr="00641476">
        <w:rPr>
          <w:rFonts w:ascii="Calibri" w:hAnsi="Calibri" w:cs="Calibri"/>
        </w:rPr>
        <w:t xml:space="preserve">Names of unique identifiers should be consistent in all sections to easily merge across. </w:t>
      </w:r>
    </w:p>
    <w:p w14:paraId="0B6BB28E" w14:textId="07DD7292" w:rsidR="009F54DB" w:rsidRPr="00641476" w:rsidRDefault="009F54DB" w:rsidP="007221E5">
      <w:pPr>
        <w:pStyle w:val="ListParagraph"/>
        <w:numPr>
          <w:ilvl w:val="0"/>
          <w:numId w:val="8"/>
        </w:numPr>
        <w:ind w:left="360"/>
        <w:rPr>
          <w:rFonts w:ascii="Calibri" w:hAnsi="Calibri" w:cs="Calibri"/>
        </w:rPr>
      </w:pPr>
      <w:r w:rsidRPr="00641476">
        <w:rPr>
          <w:rFonts w:ascii="Calibri" w:hAnsi="Calibri" w:cs="Calibri"/>
          <w:b/>
          <w:bCs/>
        </w:rPr>
        <w:t>Consistency across values.</w:t>
      </w:r>
      <w:r w:rsidRPr="00641476">
        <w:rPr>
          <w:rFonts w:ascii="Calibri" w:hAnsi="Calibri" w:cs="Calibri"/>
        </w:rPr>
        <w:t xml:space="preserve"> Responses recorded in different questions that are related to each other could be checked to see if they are internally consistent. For example, when soliciting information about a 5-year-old, the response to the highest level of education completed cannot be university.</w:t>
      </w:r>
    </w:p>
    <w:p w14:paraId="4BF24DD8" w14:textId="77777777" w:rsidR="009F54DB" w:rsidRPr="00641476" w:rsidRDefault="009F54DB" w:rsidP="009F54DB">
      <w:pPr>
        <w:rPr>
          <w:rFonts w:ascii="Calibri" w:hAnsi="Calibri" w:cs="Calibri"/>
          <w:b/>
          <w:bCs/>
          <w:u w:val="single"/>
        </w:rPr>
      </w:pPr>
      <w:r w:rsidRPr="00641476">
        <w:rPr>
          <w:rFonts w:ascii="Calibri" w:hAnsi="Calibri" w:cs="Calibri"/>
          <w:b/>
          <w:bCs/>
          <w:u w:val="single"/>
        </w:rPr>
        <w:t>Validity</w:t>
      </w:r>
    </w:p>
    <w:p w14:paraId="271E7EAF" w14:textId="276D4048" w:rsidR="009F54DB" w:rsidRPr="00641476" w:rsidRDefault="009F54DB" w:rsidP="007221E5">
      <w:pPr>
        <w:pStyle w:val="ListParagraph"/>
        <w:numPr>
          <w:ilvl w:val="1"/>
          <w:numId w:val="9"/>
        </w:numPr>
        <w:ind w:left="360"/>
        <w:rPr>
          <w:rFonts w:ascii="Calibri" w:hAnsi="Calibri" w:cs="Calibri"/>
        </w:rPr>
      </w:pPr>
      <w:r w:rsidRPr="00641476">
        <w:rPr>
          <w:rFonts w:ascii="Calibri" w:hAnsi="Calibri" w:cs="Calibri"/>
          <w:b/>
          <w:bCs/>
        </w:rPr>
        <w:t xml:space="preserve">Navigation paths should be respected. </w:t>
      </w:r>
      <w:r w:rsidRPr="00641476">
        <w:rPr>
          <w:rFonts w:ascii="Calibri" w:hAnsi="Calibri" w:cs="Calibri"/>
        </w:rPr>
        <w:t xml:space="preserve">This means that during data collection, the flow of questions outlined in the questionnaire must be followed precisely. </w:t>
      </w:r>
      <w:r w:rsidR="00156326" w:rsidRPr="005B575D">
        <w:rPr>
          <w:rFonts w:ascii="Calibri" w:hAnsi="Calibri" w:cs="Calibri"/>
        </w:rPr>
        <w:t>For example, if a respondent answers "No" to a question about owning a mobile phone, all subsequent questions about mobile phone usage should be automatically skipped. If those skip patterns are not correctly programmed or followed, a respondent may be asked and answer questions that are irrelevant to their situation, producing data that is logically inconsistent with their prior responses.</w:t>
      </w:r>
      <w:r w:rsidR="00156326">
        <w:rPr>
          <w:rFonts w:ascii="Calibri" w:hAnsi="Calibri" w:cs="Calibri"/>
        </w:rPr>
        <w:t xml:space="preserve"> </w:t>
      </w:r>
      <w:r w:rsidRPr="00641476">
        <w:rPr>
          <w:rFonts w:ascii="Calibri" w:hAnsi="Calibri" w:cs="Calibri"/>
        </w:rPr>
        <w:t xml:space="preserve">In practice, this ensures that respondents are only asked relevant questions based on their previous answers, and no required questions are skipped or asked out of order. When navigation paths are not respected, it can lead to incomplete or </w:t>
      </w:r>
      <w:r w:rsidRPr="00641476">
        <w:rPr>
          <w:rFonts w:ascii="Calibri" w:hAnsi="Calibri" w:cs="Calibri"/>
        </w:rPr>
        <w:lastRenderedPageBreak/>
        <w:t>inconsistent data, as responses may be missing due to incorrect question routing or skipped logic in the data entry process.</w:t>
      </w:r>
    </w:p>
    <w:p w14:paraId="7F7F5B8A" w14:textId="76F651CF" w:rsidR="009F54DB" w:rsidRPr="00641476" w:rsidRDefault="009F54DB" w:rsidP="007221E5">
      <w:pPr>
        <w:pStyle w:val="ListParagraph"/>
        <w:numPr>
          <w:ilvl w:val="1"/>
          <w:numId w:val="9"/>
        </w:numPr>
        <w:ind w:left="360"/>
        <w:rPr>
          <w:rFonts w:ascii="Calibri" w:hAnsi="Calibri" w:cs="Calibri"/>
        </w:rPr>
      </w:pPr>
      <w:r w:rsidRPr="00641476">
        <w:rPr>
          <w:rFonts w:ascii="Calibri" w:hAnsi="Calibri" w:cs="Calibri"/>
          <w:b/>
          <w:bCs/>
        </w:rPr>
        <w:t>Out-of-range values</w:t>
      </w:r>
      <w:r w:rsidR="00106155" w:rsidRPr="00641476">
        <w:rPr>
          <w:rFonts w:ascii="Calibri" w:hAnsi="Calibri" w:cs="Calibri"/>
          <w:b/>
          <w:bCs/>
        </w:rPr>
        <w:t>.</w:t>
      </w:r>
      <w:r w:rsidRPr="00641476">
        <w:rPr>
          <w:rFonts w:ascii="Calibri" w:hAnsi="Calibri" w:cs="Calibri"/>
        </w:rPr>
        <w:t xml:space="preserve"> Questions with numeric responses could be checked for out-of-range values. For these questions, reasonable minimum and maximum values can be predetermined. Examples include a 13</w:t>
      </w:r>
      <w:r w:rsidRPr="00641476">
        <w:rPr>
          <w:rFonts w:ascii="Calibri" w:hAnsi="Calibri" w:cs="Calibri"/>
          <w:vertAlign w:val="superscript"/>
        </w:rPr>
        <w:t>th</w:t>
      </w:r>
      <w:r w:rsidRPr="00641476">
        <w:rPr>
          <w:rFonts w:ascii="Calibri" w:hAnsi="Calibri" w:cs="Calibri"/>
        </w:rPr>
        <w:t xml:space="preserve"> month of the year in a Gregorian calendar or a 6 recorded where the answer options are 1 through 4. </w:t>
      </w:r>
    </w:p>
    <w:p w14:paraId="666B1579" w14:textId="77777777" w:rsidR="00CF324A" w:rsidRPr="00641476" w:rsidRDefault="009F54DB" w:rsidP="009F54DB">
      <w:pPr>
        <w:rPr>
          <w:rFonts w:ascii="Calibri" w:hAnsi="Calibri" w:cs="Calibri"/>
          <w:b/>
          <w:bCs/>
          <w:u w:val="single"/>
        </w:rPr>
      </w:pPr>
      <w:r w:rsidRPr="00641476">
        <w:rPr>
          <w:rFonts w:ascii="Calibri" w:hAnsi="Calibri" w:cs="Calibri"/>
          <w:b/>
          <w:bCs/>
          <w:u w:val="single"/>
        </w:rPr>
        <w:t>Accuracy</w:t>
      </w:r>
    </w:p>
    <w:p w14:paraId="4C8C937C" w14:textId="2091968F" w:rsidR="00202A9B" w:rsidRPr="00641476" w:rsidRDefault="00202A9B" w:rsidP="009F54DB">
      <w:pPr>
        <w:rPr>
          <w:rFonts w:ascii="Calibri" w:hAnsi="Calibri" w:cs="Calibri"/>
        </w:rPr>
      </w:pPr>
      <w:r w:rsidRPr="00641476">
        <w:rPr>
          <w:rFonts w:ascii="Calibri" w:hAnsi="Calibri" w:cs="Calibri"/>
        </w:rPr>
        <w:t xml:space="preserve">In addition to checks for consistency and validity, accuracy checks include: </w:t>
      </w:r>
    </w:p>
    <w:p w14:paraId="5C10E51F" w14:textId="38D3577F" w:rsidR="00A33096" w:rsidRPr="00641476" w:rsidRDefault="007E317F" w:rsidP="004F183A">
      <w:pPr>
        <w:pStyle w:val="ListParagraph"/>
        <w:numPr>
          <w:ilvl w:val="0"/>
          <w:numId w:val="11"/>
        </w:numPr>
        <w:ind w:left="360"/>
        <w:rPr>
          <w:rFonts w:ascii="Calibri" w:hAnsi="Calibri" w:cs="Calibri"/>
          <w:b/>
          <w:bCs/>
        </w:rPr>
      </w:pPr>
      <w:r w:rsidRPr="00641476">
        <w:rPr>
          <w:rFonts w:ascii="Calibri" w:hAnsi="Calibri" w:cs="Calibri"/>
          <w:b/>
          <w:bCs/>
        </w:rPr>
        <w:t>Outlier detection.</w:t>
      </w:r>
      <w:r w:rsidR="009F54DB" w:rsidRPr="00641476">
        <w:rPr>
          <w:rFonts w:ascii="Calibri" w:hAnsi="Calibri" w:cs="Calibri"/>
        </w:rPr>
        <w:t xml:space="preserve"> </w:t>
      </w:r>
      <w:r w:rsidR="00FD02F5" w:rsidRPr="00641476">
        <w:rPr>
          <w:rFonts w:ascii="Calibri" w:hAnsi="Calibri" w:cs="Calibri"/>
        </w:rPr>
        <w:t xml:space="preserve">See details in the next section. </w:t>
      </w:r>
    </w:p>
    <w:p w14:paraId="4B516BBE" w14:textId="44D4655B" w:rsidR="0022519B" w:rsidRPr="00641476" w:rsidRDefault="0035158B" w:rsidP="0022519B">
      <w:pPr>
        <w:pStyle w:val="ListParagraph"/>
        <w:numPr>
          <w:ilvl w:val="0"/>
          <w:numId w:val="11"/>
        </w:numPr>
        <w:ind w:left="360"/>
        <w:rPr>
          <w:rFonts w:ascii="Calibri" w:hAnsi="Calibri" w:cs="Calibri"/>
          <w:b/>
          <w:bCs/>
        </w:rPr>
      </w:pPr>
      <w:r w:rsidRPr="00641476">
        <w:rPr>
          <w:rFonts w:ascii="Calibri" w:hAnsi="Calibri" w:cs="Calibri"/>
          <w:b/>
          <w:bCs/>
        </w:rPr>
        <w:t>Prior to analysis</w:t>
      </w:r>
      <w:r w:rsidR="004265F9" w:rsidRPr="00641476">
        <w:rPr>
          <w:rFonts w:ascii="Calibri" w:hAnsi="Calibri" w:cs="Calibri"/>
          <w:b/>
          <w:bCs/>
        </w:rPr>
        <w:t xml:space="preserve">, </w:t>
      </w:r>
      <w:r w:rsidRPr="00641476">
        <w:rPr>
          <w:rFonts w:ascii="Calibri" w:hAnsi="Calibri" w:cs="Calibri"/>
          <w:b/>
          <w:bCs/>
        </w:rPr>
        <w:t xml:space="preserve">the data could be cross-referenced against external resources. </w:t>
      </w:r>
      <w:r w:rsidR="00872996" w:rsidRPr="00641476">
        <w:rPr>
          <w:rFonts w:ascii="Calibri" w:hAnsi="Calibri" w:cs="Calibri"/>
        </w:rPr>
        <w:t xml:space="preserve">The data could be compared against </w:t>
      </w:r>
      <w:r w:rsidR="00AB548A" w:rsidRPr="00641476">
        <w:rPr>
          <w:rFonts w:ascii="Calibri" w:hAnsi="Calibri" w:cs="Calibri"/>
        </w:rPr>
        <w:t xml:space="preserve">external </w:t>
      </w:r>
      <w:r w:rsidR="00B2578A" w:rsidRPr="00641476">
        <w:rPr>
          <w:rFonts w:ascii="Calibri" w:hAnsi="Calibri" w:cs="Calibri"/>
        </w:rPr>
        <w:t>data</w:t>
      </w:r>
      <w:r w:rsidR="00AB548A" w:rsidRPr="00641476">
        <w:rPr>
          <w:rFonts w:ascii="Calibri" w:hAnsi="Calibri" w:cs="Calibri"/>
        </w:rPr>
        <w:t xml:space="preserve"> such as </w:t>
      </w:r>
      <w:r w:rsidR="00872996" w:rsidRPr="00641476">
        <w:rPr>
          <w:rFonts w:ascii="Calibri" w:hAnsi="Calibri" w:cs="Calibri"/>
        </w:rPr>
        <w:t xml:space="preserve">administrative </w:t>
      </w:r>
      <w:r w:rsidR="007604B7" w:rsidRPr="00641476">
        <w:rPr>
          <w:rFonts w:ascii="Calibri" w:hAnsi="Calibri" w:cs="Calibri"/>
        </w:rPr>
        <w:t>records</w:t>
      </w:r>
      <w:r w:rsidR="00AB548A" w:rsidRPr="00641476">
        <w:rPr>
          <w:rFonts w:ascii="Calibri" w:hAnsi="Calibri" w:cs="Calibri"/>
        </w:rPr>
        <w:t xml:space="preserve"> and</w:t>
      </w:r>
      <w:r w:rsidR="00872996" w:rsidRPr="00641476">
        <w:rPr>
          <w:rFonts w:ascii="Calibri" w:hAnsi="Calibri" w:cs="Calibri"/>
        </w:rPr>
        <w:t xml:space="preserve"> data from pre</w:t>
      </w:r>
      <w:r w:rsidR="00894284" w:rsidRPr="00641476">
        <w:rPr>
          <w:rFonts w:ascii="Calibri" w:hAnsi="Calibri" w:cs="Calibri"/>
        </w:rPr>
        <w:t>vious or different surveys</w:t>
      </w:r>
      <w:r w:rsidR="00AB548A" w:rsidRPr="00641476">
        <w:rPr>
          <w:rFonts w:ascii="Calibri" w:hAnsi="Calibri" w:cs="Calibri"/>
        </w:rPr>
        <w:t xml:space="preserve"> conducted in the same country/area. </w:t>
      </w:r>
    </w:p>
    <w:p w14:paraId="7AAB5844" w14:textId="045714F7" w:rsidR="00437EED" w:rsidRPr="00641476" w:rsidRDefault="008D43A6" w:rsidP="008D43A6">
      <w:pPr>
        <w:pStyle w:val="Heading3"/>
        <w:rPr>
          <w:rFonts w:ascii="Calibri" w:hAnsi="Calibri" w:cs="Calibri"/>
          <w:sz w:val="24"/>
          <w:szCs w:val="24"/>
        </w:rPr>
      </w:pPr>
      <w:r w:rsidRPr="00641476">
        <w:rPr>
          <w:rFonts w:ascii="Calibri" w:hAnsi="Calibri" w:cs="Calibri"/>
          <w:sz w:val="24"/>
          <w:szCs w:val="24"/>
        </w:rPr>
        <w:t>2.</w:t>
      </w:r>
      <w:r w:rsidR="00911A26">
        <w:rPr>
          <w:rFonts w:ascii="Calibri" w:hAnsi="Calibri" w:cs="Calibri"/>
          <w:sz w:val="24"/>
          <w:szCs w:val="24"/>
        </w:rPr>
        <w:t>1</w:t>
      </w:r>
      <w:r w:rsidRPr="00641476">
        <w:rPr>
          <w:rFonts w:ascii="Calibri" w:hAnsi="Calibri" w:cs="Calibri"/>
          <w:sz w:val="24"/>
          <w:szCs w:val="24"/>
        </w:rPr>
        <w:t>.2 Missing values and outlier detection</w:t>
      </w:r>
    </w:p>
    <w:p w14:paraId="1555AC53" w14:textId="77777777" w:rsidR="00000C16" w:rsidRPr="00641476" w:rsidRDefault="00000C16" w:rsidP="006077FF">
      <w:pPr>
        <w:rPr>
          <w:rFonts w:ascii="Calibri" w:hAnsi="Calibri" w:cs="Calibri"/>
        </w:rPr>
      </w:pPr>
      <w:r w:rsidRPr="00641476">
        <w:rPr>
          <w:rFonts w:ascii="Calibri" w:hAnsi="Calibri" w:cs="Calibri"/>
        </w:rPr>
        <w:t>Missing values and outliers are data conditions that may affect the overall quality and interpretability of the dataset, although they are not necessarily indicative of errors. During the data quality assessment process, it is essential to determine appropriate procedures for identifying, evaluating, and addressing these conditions.</w:t>
      </w:r>
    </w:p>
    <w:p w14:paraId="38250180" w14:textId="39C67D7F" w:rsidR="006077FF" w:rsidRPr="00641476" w:rsidRDefault="00860215" w:rsidP="006077FF">
      <w:pPr>
        <w:rPr>
          <w:rFonts w:ascii="Calibri" w:hAnsi="Calibri" w:cs="Calibri"/>
          <w:b/>
          <w:bCs/>
        </w:rPr>
      </w:pPr>
      <w:r w:rsidRPr="00641476">
        <w:rPr>
          <w:rFonts w:ascii="Calibri" w:hAnsi="Calibri" w:cs="Calibri"/>
          <w:b/>
          <w:bCs/>
        </w:rPr>
        <w:t>2.</w:t>
      </w:r>
      <w:r w:rsidR="00666121">
        <w:rPr>
          <w:rFonts w:ascii="Calibri" w:hAnsi="Calibri" w:cs="Calibri"/>
          <w:b/>
          <w:bCs/>
        </w:rPr>
        <w:t>1</w:t>
      </w:r>
      <w:r w:rsidRPr="00641476">
        <w:rPr>
          <w:rFonts w:ascii="Calibri" w:hAnsi="Calibri" w:cs="Calibri"/>
          <w:b/>
          <w:bCs/>
        </w:rPr>
        <w:t xml:space="preserve">.2.1 </w:t>
      </w:r>
      <w:r w:rsidR="006077FF" w:rsidRPr="00641476">
        <w:rPr>
          <w:rFonts w:ascii="Calibri" w:hAnsi="Calibri" w:cs="Calibri"/>
          <w:b/>
          <w:bCs/>
        </w:rPr>
        <w:t>Missing values</w:t>
      </w:r>
    </w:p>
    <w:p w14:paraId="7EB756E0" w14:textId="0AB1AE04" w:rsidR="006077FF" w:rsidRPr="00641476" w:rsidRDefault="00801513" w:rsidP="006077FF">
      <w:pPr>
        <w:rPr>
          <w:rFonts w:ascii="Calibri" w:hAnsi="Calibri" w:cs="Calibri"/>
          <w:b/>
          <w:bCs/>
        </w:rPr>
      </w:pPr>
      <w:r w:rsidRPr="00641476">
        <w:rPr>
          <w:rFonts w:ascii="Calibri" w:hAnsi="Calibri" w:cs="Calibri"/>
          <w:b/>
          <w:bCs/>
        </w:rPr>
        <w:t xml:space="preserve">Missingness </w:t>
      </w:r>
      <w:r w:rsidRPr="00641476">
        <w:rPr>
          <w:rFonts w:ascii="Calibri" w:hAnsi="Calibri" w:cs="Calibri"/>
        </w:rPr>
        <w:t xml:space="preserve">in survey data occurs when required responses, variables, or records are not collected or recorded, leading to incomplete information. We refer to </w:t>
      </w:r>
      <w:r w:rsidRPr="00641476">
        <w:rPr>
          <w:rFonts w:ascii="Calibri" w:hAnsi="Calibri" w:cs="Calibri"/>
          <w:i/>
          <w:iCs/>
        </w:rPr>
        <w:t>item nonresponse</w:t>
      </w:r>
      <w:r w:rsidRPr="00641476">
        <w:rPr>
          <w:rFonts w:ascii="Calibri" w:hAnsi="Calibri" w:cs="Calibri"/>
        </w:rPr>
        <w:t xml:space="preserve"> when the missing value is limited to </w:t>
      </w:r>
      <w:proofErr w:type="gramStart"/>
      <w:r w:rsidRPr="00641476">
        <w:rPr>
          <w:rFonts w:ascii="Calibri" w:hAnsi="Calibri" w:cs="Calibri"/>
        </w:rPr>
        <w:t>particular items</w:t>
      </w:r>
      <w:proofErr w:type="gramEnd"/>
      <w:r w:rsidRPr="00641476">
        <w:rPr>
          <w:rFonts w:ascii="Calibri" w:hAnsi="Calibri" w:cs="Calibri"/>
        </w:rPr>
        <w:t xml:space="preserve">; and to </w:t>
      </w:r>
      <w:r w:rsidRPr="00641476">
        <w:rPr>
          <w:rFonts w:ascii="Calibri" w:hAnsi="Calibri" w:cs="Calibri"/>
          <w:i/>
          <w:iCs/>
        </w:rPr>
        <w:t>unit nonresponse</w:t>
      </w:r>
      <w:r w:rsidRPr="00641476">
        <w:rPr>
          <w:rFonts w:ascii="Calibri" w:hAnsi="Calibri" w:cs="Calibri"/>
        </w:rPr>
        <w:t xml:space="preserve"> if the respondent (</w:t>
      </w:r>
      <w:r w:rsidR="00411600" w:rsidRPr="00641476">
        <w:rPr>
          <w:rFonts w:ascii="Calibri" w:hAnsi="Calibri" w:cs="Calibri"/>
        </w:rPr>
        <w:t>e.g. household</w:t>
      </w:r>
      <w:r w:rsidRPr="00641476">
        <w:rPr>
          <w:rFonts w:ascii="Calibri" w:hAnsi="Calibri" w:cs="Calibri"/>
        </w:rPr>
        <w:t xml:space="preserve">) is not found or </w:t>
      </w:r>
      <w:r w:rsidR="00597006" w:rsidRPr="00641476">
        <w:rPr>
          <w:rFonts w:ascii="Calibri" w:hAnsi="Calibri" w:cs="Calibri"/>
        </w:rPr>
        <w:t>refuses</w:t>
      </w:r>
      <w:r w:rsidRPr="00641476">
        <w:rPr>
          <w:rFonts w:ascii="Calibri" w:hAnsi="Calibri" w:cs="Calibri"/>
        </w:rPr>
        <w:t xml:space="preserve"> to participate and data is missing for the whole interview.  </w:t>
      </w:r>
      <w:r w:rsidR="006077FF" w:rsidRPr="00641476">
        <w:rPr>
          <w:rFonts w:ascii="Calibri" w:hAnsi="Calibri" w:cs="Calibri"/>
          <w:lang w:eastAsia="ja-JP"/>
        </w:rPr>
        <w:t xml:space="preserve">Missing values result when a question was </w:t>
      </w:r>
      <w:r w:rsidR="407259F2" w:rsidRPr="00641476">
        <w:rPr>
          <w:rFonts w:ascii="Calibri" w:hAnsi="Calibri" w:cs="Calibri"/>
          <w:lang w:eastAsia="ja-JP"/>
        </w:rPr>
        <w:t>asked,</w:t>
      </w:r>
      <w:r w:rsidR="006077FF" w:rsidRPr="00641476">
        <w:rPr>
          <w:rFonts w:ascii="Calibri" w:hAnsi="Calibri" w:cs="Calibri"/>
          <w:lang w:eastAsia="ja-JP"/>
        </w:rPr>
        <w:t xml:space="preserve"> but no response was recorded, or a question that should have been asked was not asked. </w:t>
      </w:r>
      <w:r w:rsidR="006077FF" w:rsidRPr="00641476">
        <w:rPr>
          <w:rFonts w:ascii="Calibri" w:hAnsi="Calibri" w:cs="Calibri"/>
        </w:rPr>
        <w:t>Missing values are different from zero (0) and should not be interpreted the same in data review. Zero is a defined value/quantity, while missing values are the absence of a value or quantity.</w:t>
      </w:r>
    </w:p>
    <w:p w14:paraId="5A8CC53C" w14:textId="07F638FA" w:rsidR="006077FF" w:rsidRPr="00641476" w:rsidRDefault="006077FF" w:rsidP="00E61557">
      <w:pPr>
        <w:rPr>
          <w:rFonts w:ascii="Calibri" w:hAnsi="Calibri" w:cs="Calibri"/>
        </w:rPr>
      </w:pPr>
      <w:r w:rsidRPr="00641476">
        <w:rPr>
          <w:rFonts w:ascii="Calibri" w:eastAsia="Calibri" w:hAnsi="Calibri" w:cs="Calibri"/>
        </w:rPr>
        <w:t>When assessing missing values, several questions should be asked. These include: Is this due to a wrong navigation path? Is a variable missing in the data entry program? Is the information saved somewhere else under a different variable name?</w:t>
      </w:r>
      <w:r w:rsidR="000616AC" w:rsidRPr="00641476">
        <w:rPr>
          <w:rFonts w:ascii="Calibri" w:eastAsia="Calibri" w:hAnsi="Calibri" w:cs="Calibri"/>
        </w:rPr>
        <w:t xml:space="preserve"> </w:t>
      </w:r>
      <w:r w:rsidR="00E61557" w:rsidRPr="00641476">
        <w:rPr>
          <w:rFonts w:ascii="Calibri" w:hAnsi="Calibri" w:cs="Calibri"/>
        </w:rPr>
        <w:t>This would help to identify the causes of the missing values and determine potential solutions, if any.</w:t>
      </w:r>
    </w:p>
    <w:p w14:paraId="3E2D6950" w14:textId="752D41E1" w:rsidR="006077FF" w:rsidRPr="00641476" w:rsidRDefault="00860215" w:rsidP="006077FF">
      <w:pPr>
        <w:rPr>
          <w:rFonts w:ascii="Calibri" w:hAnsi="Calibri" w:cs="Calibri"/>
          <w:b/>
          <w:bCs/>
        </w:rPr>
      </w:pPr>
      <w:r w:rsidRPr="00641476">
        <w:rPr>
          <w:rFonts w:ascii="Calibri" w:hAnsi="Calibri" w:cs="Calibri"/>
          <w:b/>
          <w:bCs/>
        </w:rPr>
        <w:t>2.</w:t>
      </w:r>
      <w:r w:rsidR="00666121">
        <w:rPr>
          <w:rFonts w:ascii="Calibri" w:hAnsi="Calibri" w:cs="Calibri"/>
          <w:b/>
          <w:bCs/>
        </w:rPr>
        <w:t>1</w:t>
      </w:r>
      <w:r w:rsidRPr="00641476">
        <w:rPr>
          <w:rFonts w:ascii="Calibri" w:hAnsi="Calibri" w:cs="Calibri"/>
          <w:b/>
          <w:bCs/>
        </w:rPr>
        <w:t xml:space="preserve">.2.2 </w:t>
      </w:r>
      <w:r w:rsidR="006077FF" w:rsidRPr="00641476">
        <w:rPr>
          <w:rFonts w:ascii="Calibri" w:hAnsi="Calibri" w:cs="Calibri"/>
          <w:b/>
          <w:bCs/>
        </w:rPr>
        <w:t xml:space="preserve">Outlier detection </w:t>
      </w:r>
    </w:p>
    <w:p w14:paraId="6F2DFD53" w14:textId="77777777" w:rsidR="006077FF" w:rsidRPr="00641476" w:rsidRDefault="006077FF" w:rsidP="006077FF">
      <w:pPr>
        <w:spacing w:line="259" w:lineRule="auto"/>
        <w:rPr>
          <w:rFonts w:ascii="Calibri" w:eastAsia="Calibri" w:hAnsi="Calibri" w:cs="Calibri"/>
        </w:rPr>
      </w:pPr>
      <w:r w:rsidRPr="00641476">
        <w:rPr>
          <w:rFonts w:ascii="Calibri" w:eastAsia="Calibri" w:hAnsi="Calibri" w:cs="Calibri"/>
        </w:rPr>
        <w:lastRenderedPageBreak/>
        <w:t>An outlier is a value that appears inconsistent with the rest of a variable’s distribution. Identifying such values is an essential component of data quality assessment. Several approaches are available, ranging from visual inspection to statistically defined thresholds.</w:t>
      </w:r>
    </w:p>
    <w:p w14:paraId="525C3C22" w14:textId="77777777" w:rsidR="006077FF" w:rsidRPr="00641476" w:rsidRDefault="006077FF" w:rsidP="006077FF">
      <w:pPr>
        <w:spacing w:line="259" w:lineRule="auto"/>
        <w:rPr>
          <w:rFonts w:ascii="Calibri" w:eastAsia="Calibri" w:hAnsi="Calibri" w:cs="Calibri"/>
        </w:rPr>
      </w:pPr>
      <w:r w:rsidRPr="00641476">
        <w:rPr>
          <w:rFonts w:ascii="Calibri" w:eastAsia="Calibri" w:hAnsi="Calibri" w:cs="Calibri"/>
        </w:rPr>
        <w:t>The simplest methods rely on the judgement of the data analyst, who inspects tables, charts, or summary statistics to understand the distribution of a variable. Based on knowledge of the context and the data-generating process, the analyst decides which values are implausibly high or low. This step is often used as an initial screening tool.</w:t>
      </w:r>
    </w:p>
    <w:p w14:paraId="377BBC3E" w14:textId="77777777" w:rsidR="006077FF" w:rsidRPr="00641476" w:rsidRDefault="006077FF" w:rsidP="006077FF">
      <w:pPr>
        <w:spacing w:line="259" w:lineRule="auto"/>
        <w:rPr>
          <w:rFonts w:ascii="Calibri" w:eastAsia="Calibri" w:hAnsi="Calibri" w:cs="Calibri"/>
        </w:rPr>
      </w:pPr>
      <w:r w:rsidRPr="00641476">
        <w:rPr>
          <w:rFonts w:ascii="Calibri" w:eastAsia="Calibri" w:hAnsi="Calibri" w:cs="Calibri"/>
        </w:rPr>
        <w:t>Other approaches use statistical criteria to identify values that deviate markedly from the rest of the distribution. Common methods include the following:</w:t>
      </w:r>
    </w:p>
    <w:p w14:paraId="20F172D6" w14:textId="7BDA8CCB" w:rsidR="006077FF" w:rsidRPr="00641476" w:rsidRDefault="006077FF" w:rsidP="006077FF">
      <w:pPr>
        <w:spacing w:line="259" w:lineRule="auto"/>
        <w:rPr>
          <w:rFonts w:ascii="Calibri" w:eastAsia="Calibri" w:hAnsi="Calibri" w:cs="Calibri"/>
          <w:b/>
          <w:bCs/>
        </w:rPr>
      </w:pPr>
      <w:r w:rsidRPr="00641476">
        <w:rPr>
          <w:rFonts w:ascii="Calibri" w:eastAsia="Calibri" w:hAnsi="Calibri" w:cs="Calibri"/>
          <w:b/>
          <w:bCs/>
        </w:rPr>
        <w:t xml:space="preserve">Tail-Region Thresholds </w:t>
      </w:r>
      <w:r w:rsidRPr="00641476">
        <w:rPr>
          <w:rFonts w:ascii="Calibri" w:eastAsia="Calibri" w:hAnsi="Calibri" w:cs="Calibri"/>
        </w:rPr>
        <w:t xml:space="preserve">This method flags observations in the extreme </w:t>
      </w:r>
      <w:proofErr w:type="gramStart"/>
      <w:r w:rsidRPr="00641476">
        <w:rPr>
          <w:rFonts w:ascii="Calibri" w:eastAsia="Calibri" w:hAnsi="Calibri" w:cs="Calibri"/>
        </w:rPr>
        <w:t>tails</w:t>
      </w:r>
      <w:proofErr w:type="gramEnd"/>
      <w:r w:rsidRPr="00641476">
        <w:rPr>
          <w:rFonts w:ascii="Calibri" w:eastAsia="Calibri" w:hAnsi="Calibri" w:cs="Calibri"/>
        </w:rPr>
        <w:t xml:space="preserve"> of the distribution, typically those below the 1st (or 5th) percentile and above the 95th (or 99th) percentile. These thresholds are simple to compute and widely used in preliminary data cleaning.</w:t>
      </w:r>
    </w:p>
    <w:p w14:paraId="69CF4D30" w14:textId="77777777" w:rsidR="006077FF" w:rsidRPr="00641476" w:rsidRDefault="006077FF" w:rsidP="006077FF">
      <w:pPr>
        <w:spacing w:line="259" w:lineRule="auto"/>
        <w:rPr>
          <w:rFonts w:ascii="Calibri" w:eastAsia="Calibri" w:hAnsi="Calibri" w:cs="Calibri"/>
          <w:b/>
          <w:bCs/>
        </w:rPr>
      </w:pPr>
      <w:r w:rsidRPr="00641476">
        <w:rPr>
          <w:rFonts w:ascii="Calibri" w:eastAsia="Calibri" w:hAnsi="Calibri" w:cs="Calibri"/>
          <w:b/>
          <w:bCs/>
        </w:rPr>
        <w:t xml:space="preserve">Z-Score Method </w:t>
      </w:r>
      <w:r w:rsidRPr="00641476">
        <w:rPr>
          <w:rFonts w:ascii="Calibri" w:eastAsia="Calibri" w:hAnsi="Calibri" w:cs="Calibri"/>
        </w:rPr>
        <w:t xml:space="preserve">The z-score measures the distance of a value from the mean in units of standard deviation. Values beyond ±3 standard deviations are commonly treated as potential outliers. Under </w:t>
      </w:r>
      <w:proofErr w:type="gramStart"/>
      <w:r w:rsidRPr="00641476">
        <w:rPr>
          <w:rFonts w:ascii="Calibri" w:eastAsia="Calibri" w:hAnsi="Calibri" w:cs="Calibri"/>
        </w:rPr>
        <w:t>a normal</w:t>
      </w:r>
      <w:proofErr w:type="gramEnd"/>
      <w:r w:rsidRPr="00641476">
        <w:rPr>
          <w:rFonts w:ascii="Calibri" w:eastAsia="Calibri" w:hAnsi="Calibri" w:cs="Calibri"/>
        </w:rPr>
        <w:t xml:space="preserve"> distribution, such values occur in approximately 0.3 per cent of cases. This method is effective when the distribution is roughly symmetric and free of extreme values.</w:t>
      </w:r>
    </w:p>
    <w:p w14:paraId="50D11549" w14:textId="77777777" w:rsidR="006077FF" w:rsidRPr="00641476" w:rsidRDefault="006077FF" w:rsidP="006077FF">
      <w:pPr>
        <w:spacing w:line="259" w:lineRule="auto"/>
        <w:rPr>
          <w:rFonts w:ascii="Calibri" w:eastAsia="Calibri" w:hAnsi="Calibri" w:cs="Calibri"/>
          <w:b/>
          <w:bCs/>
        </w:rPr>
      </w:pPr>
      <w:r w:rsidRPr="00641476">
        <w:rPr>
          <w:rFonts w:ascii="Calibri" w:eastAsia="Calibri" w:hAnsi="Calibri" w:cs="Calibri"/>
          <w:b/>
          <w:bCs/>
        </w:rPr>
        <w:t xml:space="preserve">Modified Z-Score Method </w:t>
      </w:r>
      <w:r w:rsidRPr="00641476">
        <w:rPr>
          <w:rFonts w:ascii="Calibri" w:eastAsia="Calibri" w:hAnsi="Calibri" w:cs="Calibri"/>
        </w:rPr>
        <w:t xml:space="preserve">Because means and standard deviations can be distorted by outliers, a more robust alternative uses the </w:t>
      </w:r>
      <w:proofErr w:type="gramStart"/>
      <w:r w:rsidRPr="00641476">
        <w:rPr>
          <w:rFonts w:ascii="Calibri" w:eastAsia="Calibri" w:hAnsi="Calibri" w:cs="Calibri"/>
        </w:rPr>
        <w:t>median</w:t>
      </w:r>
      <w:proofErr w:type="gramEnd"/>
      <w:r w:rsidRPr="00641476">
        <w:rPr>
          <w:rFonts w:ascii="Calibri" w:eastAsia="Calibri" w:hAnsi="Calibri" w:cs="Calibri"/>
        </w:rPr>
        <w:t xml:space="preserve"> and the Median Absolute Deviation (MAD). A value is typically classified as an outlier if its modified z-score exceeds ±3.5. A scaling constant (0.6745) is applied to ensure comparability with the standard z-score under normality.</w:t>
      </w:r>
    </w:p>
    <w:p w14:paraId="002A6C1D" w14:textId="77777777" w:rsidR="006077FF" w:rsidRPr="00641476" w:rsidRDefault="006077FF" w:rsidP="006077FF">
      <w:pPr>
        <w:spacing w:line="259" w:lineRule="auto"/>
        <w:rPr>
          <w:rFonts w:ascii="Calibri" w:eastAsia="Calibri" w:hAnsi="Calibri" w:cs="Calibri"/>
          <w:b/>
          <w:bCs/>
        </w:rPr>
      </w:pPr>
      <w:r w:rsidRPr="00641476">
        <w:rPr>
          <w:rFonts w:ascii="Calibri" w:eastAsia="Calibri" w:hAnsi="Calibri" w:cs="Calibri"/>
          <w:b/>
          <w:bCs/>
        </w:rPr>
        <w:t xml:space="preserve">Box-Plot Rule </w:t>
      </w:r>
      <w:r w:rsidRPr="00641476">
        <w:rPr>
          <w:rFonts w:ascii="Calibri" w:eastAsia="Calibri" w:hAnsi="Calibri" w:cs="Calibri"/>
        </w:rPr>
        <w:t xml:space="preserve">This rule is based on the interquartile range (IQR), defined as the difference between the third quartile (Q3) and the first quartile (Q1). Observations falling below </w:t>
      </w:r>
      <w:r w:rsidRPr="00641476">
        <w:rPr>
          <w:rFonts w:ascii="Calibri" w:eastAsia="Calibri" w:hAnsi="Calibri" w:cs="Calibri"/>
          <w:i/>
          <w:iCs/>
        </w:rPr>
        <w:t>Q1 − 1.5 × IQR</w:t>
      </w:r>
      <w:r w:rsidRPr="00641476">
        <w:rPr>
          <w:rFonts w:ascii="Calibri" w:eastAsia="Calibri" w:hAnsi="Calibri" w:cs="Calibri"/>
        </w:rPr>
        <w:t xml:space="preserve"> or above </w:t>
      </w:r>
      <w:r w:rsidRPr="00641476">
        <w:rPr>
          <w:rFonts w:ascii="Calibri" w:eastAsia="Calibri" w:hAnsi="Calibri" w:cs="Calibri"/>
          <w:i/>
          <w:iCs/>
        </w:rPr>
        <w:t>Q3 + 1.5 × IQR</w:t>
      </w:r>
      <w:r w:rsidRPr="00641476">
        <w:rPr>
          <w:rFonts w:ascii="Calibri" w:eastAsia="Calibri" w:hAnsi="Calibri" w:cs="Calibri"/>
        </w:rPr>
        <w:t xml:space="preserve"> are considered potential outliers. A stricter threshold uses 3 × IQR. This method is robust to extreme values and does not require the assumption of normality.</w:t>
      </w:r>
    </w:p>
    <w:p w14:paraId="768238CC" w14:textId="54280DF6" w:rsidR="006077FF" w:rsidRPr="00641476" w:rsidRDefault="006077FF" w:rsidP="006077FF">
      <w:pPr>
        <w:spacing w:line="259" w:lineRule="auto"/>
        <w:rPr>
          <w:rFonts w:ascii="Calibri" w:eastAsia="Calibri" w:hAnsi="Calibri" w:cs="Calibri"/>
        </w:rPr>
      </w:pPr>
      <w:r w:rsidRPr="00641476">
        <w:rPr>
          <w:rFonts w:ascii="Calibri" w:eastAsia="Calibri" w:hAnsi="Calibri" w:cs="Calibri"/>
        </w:rPr>
        <w:t>Several of the statistical methods described above assume an approximately normal distribution. Many survey variables</w:t>
      </w:r>
      <w:r w:rsidR="00F14FBF" w:rsidRPr="00641476">
        <w:rPr>
          <w:rFonts w:ascii="Calibri" w:eastAsia="Calibri" w:hAnsi="Calibri" w:cs="Calibri"/>
        </w:rPr>
        <w:t xml:space="preserve">, </w:t>
      </w:r>
      <w:r w:rsidRPr="00641476">
        <w:rPr>
          <w:rFonts w:ascii="Calibri" w:eastAsia="Calibri" w:hAnsi="Calibri" w:cs="Calibri"/>
        </w:rPr>
        <w:t>particularly income or welfare indicators</w:t>
      </w:r>
      <w:r w:rsidR="00F14FBF" w:rsidRPr="00641476">
        <w:rPr>
          <w:rFonts w:ascii="Calibri" w:eastAsia="Calibri" w:hAnsi="Calibri" w:cs="Calibri"/>
        </w:rPr>
        <w:t xml:space="preserve">, </w:t>
      </w:r>
      <w:r w:rsidRPr="00641476">
        <w:rPr>
          <w:rFonts w:ascii="Calibri" w:eastAsia="Calibri" w:hAnsi="Calibri" w:cs="Calibri"/>
        </w:rPr>
        <w:t>are often skewed. In such cases, applying a transformation before outlier detection may improve performance. The natural logarithm is a simple and commonly used transformation to reduce skewness</w:t>
      </w:r>
      <w:r w:rsidRPr="00641476">
        <w:rPr>
          <w:rStyle w:val="FootnoteReference"/>
          <w:rFonts w:ascii="Calibri" w:eastAsia="Calibri" w:hAnsi="Calibri" w:cs="Calibri"/>
        </w:rPr>
        <w:footnoteReference w:id="1"/>
      </w:r>
      <w:r w:rsidRPr="00641476">
        <w:rPr>
          <w:rFonts w:ascii="Calibri" w:eastAsia="Calibri" w:hAnsi="Calibri" w:cs="Calibri"/>
        </w:rPr>
        <w:t>.</w:t>
      </w:r>
    </w:p>
    <w:p w14:paraId="7CC9E703" w14:textId="77777777" w:rsidR="006077FF" w:rsidRPr="00641476" w:rsidRDefault="006077FF" w:rsidP="006077FF">
      <w:pPr>
        <w:rPr>
          <w:rFonts w:ascii="Calibri" w:hAnsi="Calibri" w:cs="Calibri"/>
        </w:rPr>
      </w:pPr>
      <w:r w:rsidRPr="00641476">
        <w:rPr>
          <w:rFonts w:ascii="Calibri" w:hAnsi="Calibri" w:cs="Calibri"/>
        </w:rPr>
        <w:t>When conducting outlier detection, the analyst should observe several methodological considerations to ensure the validity and interpretability of the results.</w:t>
      </w:r>
    </w:p>
    <w:p w14:paraId="68B064E2" w14:textId="77777777" w:rsidR="006077FF" w:rsidRPr="00641476" w:rsidRDefault="006077FF" w:rsidP="006077FF">
      <w:pPr>
        <w:rPr>
          <w:rFonts w:ascii="Calibri" w:hAnsi="Calibri" w:cs="Calibri"/>
        </w:rPr>
      </w:pPr>
      <w:r w:rsidRPr="00641476">
        <w:rPr>
          <w:rFonts w:ascii="Calibri" w:hAnsi="Calibri" w:cs="Calibri"/>
        </w:rPr>
        <w:t xml:space="preserve">Outlier detection should be undertaken at the item level, as different goods possess inherently distinct value ranges. For example, the purchase price of a house is not comparable to that of a car. Consequently, extreme purchase values for housing should be evaluated only within the </w:t>
      </w:r>
      <w:r w:rsidRPr="00641476">
        <w:rPr>
          <w:rFonts w:ascii="Calibri" w:hAnsi="Calibri" w:cs="Calibri"/>
        </w:rPr>
        <w:lastRenderedPageBreak/>
        <w:t>distribution of house prices, and not against the values of other items. This practice ensures that potential outliers are assessed relative to an appropriate and internally consistent reference group.</w:t>
      </w:r>
    </w:p>
    <w:p w14:paraId="521B299D" w14:textId="77777777" w:rsidR="006077FF" w:rsidRPr="00641476" w:rsidRDefault="006077FF" w:rsidP="006077FF">
      <w:pPr>
        <w:rPr>
          <w:rFonts w:ascii="Calibri" w:hAnsi="Calibri" w:cs="Calibri"/>
        </w:rPr>
      </w:pPr>
      <w:r w:rsidRPr="00641476">
        <w:rPr>
          <w:rFonts w:ascii="Calibri" w:hAnsi="Calibri" w:cs="Calibri"/>
        </w:rPr>
        <w:t>Some variables may exhibit greater homogeneity when evaluated at an appropriate geographical level. For instance, price levels may differ substantially between urban and rural areas yet remain relatively similar within specific regions. Recognizing such geographical variation is important for outlier detection, as assessing observations within more comparable groups reduces the likelihood of misclassifying legitimate differences as anomalies. Evaluating potential outliers against a contextually appropriate reference population thereby enhances both the accuracy and the interpretability of the analysis.</w:t>
      </w:r>
    </w:p>
    <w:p w14:paraId="77183B02" w14:textId="6513AB0D" w:rsidR="006077FF" w:rsidRPr="00641476" w:rsidRDefault="006077FF" w:rsidP="006077FF">
      <w:pPr>
        <w:rPr>
          <w:rFonts w:ascii="Calibri" w:hAnsi="Calibri" w:cs="Calibri"/>
        </w:rPr>
      </w:pPr>
      <w:r w:rsidRPr="00641476">
        <w:rPr>
          <w:rFonts w:ascii="Calibri" w:hAnsi="Calibri" w:cs="Calibri"/>
        </w:rPr>
        <w:t>Outlier detection should not be carried out when the number of observations for the variable of interest falls below a minimum acceptable threshold. Reliable identification of outliers requires sufficient data to establish a meaningful distribution against which atypical values can be evaluated. When the sample is too small, measures of central tendency and dispersion</w:t>
      </w:r>
      <w:r w:rsidR="00F14FBF" w:rsidRPr="00641476">
        <w:rPr>
          <w:rFonts w:ascii="Calibri" w:hAnsi="Calibri" w:cs="Calibri"/>
        </w:rPr>
        <w:t xml:space="preserve">, </w:t>
      </w:r>
      <w:r w:rsidRPr="00641476">
        <w:rPr>
          <w:rFonts w:ascii="Calibri" w:hAnsi="Calibri" w:cs="Calibri"/>
        </w:rPr>
        <w:t>such as the mean, median, standard deviation, or interquartile range</w:t>
      </w:r>
      <w:r w:rsidR="00F14FBF" w:rsidRPr="00641476">
        <w:rPr>
          <w:rFonts w:ascii="Calibri" w:hAnsi="Calibri" w:cs="Calibri"/>
        </w:rPr>
        <w:t xml:space="preserve">, </w:t>
      </w:r>
      <w:r w:rsidRPr="00641476">
        <w:rPr>
          <w:rFonts w:ascii="Calibri" w:hAnsi="Calibri" w:cs="Calibri"/>
        </w:rPr>
        <w:t>become unstable and highly sensitive to individual observations. The minimum number of observations required should, however, be determined in relation to the level of disaggregation at which the analysis is performed (e.g., by item, geographical area, or other relevant classifications). Setting the threshold too high may inadvertently exclude groups or categories with limited observations, whereas setting it too low may lead to unreliable identification of outliers. A balanced requirement is therefore necessary to ensure both adequate coverage and analytical validity.</w:t>
      </w:r>
    </w:p>
    <w:p w14:paraId="44890E29" w14:textId="5C373B1B" w:rsidR="006077FF" w:rsidRPr="00641476" w:rsidRDefault="006077FF" w:rsidP="006077FF">
      <w:pPr>
        <w:rPr>
          <w:rFonts w:ascii="Calibri" w:hAnsi="Calibri" w:cs="Calibri"/>
        </w:rPr>
      </w:pPr>
      <w:r w:rsidRPr="00641476">
        <w:rPr>
          <w:rFonts w:ascii="Calibri" w:hAnsi="Calibri" w:cs="Calibri"/>
        </w:rPr>
        <w:t>It is generally advisable to employ ratio-based or other relative measures for outlier detection rather than relying solely on absolute values. For example, when both values and quantities are recorded, assessing unit prices</w:t>
      </w:r>
      <w:r w:rsidR="00691889" w:rsidRPr="00641476">
        <w:rPr>
          <w:rFonts w:ascii="Calibri" w:hAnsi="Calibri" w:cs="Calibri"/>
        </w:rPr>
        <w:t xml:space="preserve">, </w:t>
      </w:r>
      <w:r w:rsidRPr="00641476">
        <w:rPr>
          <w:rFonts w:ascii="Calibri" w:hAnsi="Calibri" w:cs="Calibri"/>
        </w:rPr>
        <w:t>defined as the ratio of value to quantity</w:t>
      </w:r>
      <w:r w:rsidR="00691889" w:rsidRPr="00641476">
        <w:rPr>
          <w:rFonts w:ascii="Calibri" w:hAnsi="Calibri" w:cs="Calibri"/>
        </w:rPr>
        <w:t xml:space="preserve">, </w:t>
      </w:r>
      <w:r w:rsidRPr="00641476">
        <w:rPr>
          <w:rFonts w:ascii="Calibri" w:hAnsi="Calibri" w:cs="Calibri"/>
        </w:rPr>
        <w:t>is typically more informative than evaluating each variable independently. Relative measures capture the intrinsic relationship between the underlying variables and thereby support a more accurate and meaningful identification of extreme observations.</w:t>
      </w:r>
    </w:p>
    <w:p w14:paraId="2B8CBABB" w14:textId="415BA42C" w:rsidR="00AE71BB" w:rsidRPr="00641476" w:rsidRDefault="00AE71BB" w:rsidP="00AE71BB">
      <w:pPr>
        <w:pStyle w:val="Heading2"/>
        <w:rPr>
          <w:rFonts w:ascii="Calibri" w:hAnsi="Calibri" w:cs="Calibri"/>
        </w:rPr>
      </w:pPr>
      <w:r w:rsidRPr="00641476">
        <w:rPr>
          <w:rFonts w:ascii="Calibri" w:hAnsi="Calibri" w:cs="Calibri"/>
        </w:rPr>
        <w:t>2.</w:t>
      </w:r>
      <w:r w:rsidR="00666121">
        <w:rPr>
          <w:rFonts w:ascii="Calibri" w:hAnsi="Calibri" w:cs="Calibri"/>
        </w:rPr>
        <w:t>2</w:t>
      </w:r>
      <w:r w:rsidRPr="00641476">
        <w:rPr>
          <w:rFonts w:ascii="Calibri" w:hAnsi="Calibri" w:cs="Calibri"/>
        </w:rPr>
        <w:t xml:space="preserve"> Data editing </w:t>
      </w:r>
    </w:p>
    <w:p w14:paraId="334D91C5" w14:textId="7D002E83" w:rsidR="00CF276A" w:rsidRPr="00641476" w:rsidRDefault="006D04ED" w:rsidP="00CF276A">
      <w:pPr>
        <w:rPr>
          <w:rFonts w:ascii="Calibri" w:hAnsi="Calibri" w:cs="Calibri"/>
        </w:rPr>
      </w:pPr>
      <w:r w:rsidRPr="00641476">
        <w:rPr>
          <w:rFonts w:ascii="Calibri" w:hAnsi="Calibri" w:cs="Calibri"/>
        </w:rPr>
        <w:t>The</w:t>
      </w:r>
      <w:r w:rsidR="00891D35" w:rsidRPr="00641476">
        <w:rPr>
          <w:rFonts w:ascii="Calibri" w:hAnsi="Calibri" w:cs="Calibri"/>
        </w:rPr>
        <w:t xml:space="preserve"> data editing</w:t>
      </w:r>
      <w:r w:rsidRPr="00641476">
        <w:rPr>
          <w:rFonts w:ascii="Calibri" w:hAnsi="Calibri" w:cs="Calibri"/>
        </w:rPr>
        <w:t xml:space="preserve"> process should not </w:t>
      </w:r>
      <w:r w:rsidRPr="00641476">
        <w:rPr>
          <w:rFonts w:ascii="Calibri" w:hAnsi="Calibri" w:cs="Calibri"/>
          <w:i/>
        </w:rPr>
        <w:t>change</w:t>
      </w:r>
      <w:r w:rsidRPr="00641476">
        <w:rPr>
          <w:rFonts w:ascii="Calibri" w:hAnsi="Calibri" w:cs="Calibri"/>
          <w:i/>
          <w:iCs/>
        </w:rPr>
        <w:t xml:space="preserve"> </w:t>
      </w:r>
      <w:r w:rsidRPr="00641476">
        <w:rPr>
          <w:rFonts w:ascii="Calibri" w:hAnsi="Calibri" w:cs="Calibri"/>
        </w:rPr>
        <w:t xml:space="preserve">the content or meaning of the </w:t>
      </w:r>
      <w:r w:rsidR="008C7FFC" w:rsidRPr="00641476">
        <w:rPr>
          <w:rFonts w:ascii="Calibri" w:hAnsi="Calibri" w:cs="Calibri"/>
        </w:rPr>
        <w:t>data but</w:t>
      </w:r>
      <w:r w:rsidR="008569AE" w:rsidRPr="00641476">
        <w:rPr>
          <w:rFonts w:ascii="Calibri" w:hAnsi="Calibri" w:cs="Calibri"/>
        </w:rPr>
        <w:t xml:space="preserve"> is limited to generate a</w:t>
      </w:r>
      <w:r w:rsidR="008C7FFC" w:rsidRPr="00641476">
        <w:rPr>
          <w:rFonts w:ascii="Calibri" w:hAnsi="Calibri" w:cs="Calibri"/>
        </w:rPr>
        <w:t xml:space="preserve"> polished</w:t>
      </w:r>
      <w:r w:rsidR="008569AE" w:rsidRPr="00641476">
        <w:rPr>
          <w:rFonts w:ascii="Calibri" w:hAnsi="Calibri" w:cs="Calibri"/>
        </w:rPr>
        <w:t xml:space="preserve"> data</w:t>
      </w:r>
      <w:r w:rsidR="003F16AB" w:rsidRPr="00641476">
        <w:rPr>
          <w:rFonts w:ascii="Calibri" w:hAnsi="Calibri" w:cs="Calibri"/>
        </w:rPr>
        <w:t xml:space="preserve"> </w:t>
      </w:r>
      <w:r w:rsidR="008569AE" w:rsidRPr="00641476">
        <w:rPr>
          <w:rFonts w:ascii="Calibri" w:hAnsi="Calibri" w:cs="Calibri"/>
        </w:rPr>
        <w:t>set</w:t>
      </w:r>
      <w:r w:rsidR="003F16AB" w:rsidRPr="00641476">
        <w:rPr>
          <w:rFonts w:ascii="Calibri" w:hAnsi="Calibri" w:cs="Calibri"/>
        </w:rPr>
        <w:t xml:space="preserve"> consistent with the</w:t>
      </w:r>
      <w:r w:rsidR="00300DA3" w:rsidRPr="00641476">
        <w:rPr>
          <w:rFonts w:ascii="Calibri" w:hAnsi="Calibri" w:cs="Calibri"/>
        </w:rPr>
        <w:t xml:space="preserve"> questionnaire </w:t>
      </w:r>
      <w:r w:rsidR="008C7FFC" w:rsidRPr="00641476">
        <w:rPr>
          <w:rFonts w:ascii="Calibri" w:hAnsi="Calibri" w:cs="Calibri"/>
        </w:rPr>
        <w:t>that the final user can easily use</w:t>
      </w:r>
      <w:r w:rsidR="00BF30BE" w:rsidRPr="00641476">
        <w:rPr>
          <w:rFonts w:ascii="Calibri" w:hAnsi="Calibri" w:cs="Calibri"/>
        </w:rPr>
        <w:t xml:space="preserve">. </w:t>
      </w:r>
      <w:r w:rsidR="003B038A" w:rsidRPr="00641476">
        <w:rPr>
          <w:rFonts w:ascii="Calibri" w:hAnsi="Calibri" w:cs="Calibri"/>
        </w:rPr>
        <w:t xml:space="preserve">During data editing, corrections to the data should be performed only when </w:t>
      </w:r>
      <w:proofErr w:type="gramStart"/>
      <w:r w:rsidR="003B038A" w:rsidRPr="00641476">
        <w:rPr>
          <w:rFonts w:ascii="Calibri" w:hAnsi="Calibri" w:cs="Calibri"/>
        </w:rPr>
        <w:t>absolutely necessary</w:t>
      </w:r>
      <w:proofErr w:type="gramEnd"/>
      <w:r w:rsidR="003B038A" w:rsidRPr="00641476">
        <w:rPr>
          <w:rFonts w:ascii="Calibri" w:hAnsi="Calibri" w:cs="Calibri"/>
        </w:rPr>
        <w:t xml:space="preserve"> and should be restricted to cases where logical inconsistencies or errors are clearly identified.</w:t>
      </w:r>
      <w:r w:rsidR="00BE05B7" w:rsidRPr="00641476">
        <w:rPr>
          <w:rFonts w:ascii="Calibri" w:hAnsi="Calibri" w:cs="Calibri"/>
        </w:rPr>
        <w:t xml:space="preserve"> </w:t>
      </w:r>
      <w:r w:rsidR="00B30AEE" w:rsidRPr="00641476">
        <w:rPr>
          <w:rFonts w:ascii="Calibri" w:hAnsi="Calibri" w:cs="Calibri"/>
        </w:rPr>
        <w:t>All data editing should be documented</w:t>
      </w:r>
      <w:r w:rsidR="001F5B54" w:rsidRPr="00641476">
        <w:rPr>
          <w:rFonts w:ascii="Calibri" w:hAnsi="Calibri" w:cs="Calibri"/>
        </w:rPr>
        <w:t xml:space="preserve">, </w:t>
      </w:r>
      <w:r w:rsidR="00E17821" w:rsidRPr="00641476">
        <w:rPr>
          <w:rFonts w:ascii="Calibri" w:hAnsi="Calibri" w:cs="Calibri"/>
        </w:rPr>
        <w:t xml:space="preserve">reproducible and reversable. </w:t>
      </w:r>
      <w:r w:rsidR="00591C00" w:rsidRPr="00641476">
        <w:rPr>
          <w:rFonts w:ascii="Calibri" w:hAnsi="Calibri" w:cs="Calibri"/>
        </w:rPr>
        <w:t>During data editing</w:t>
      </w:r>
      <w:r w:rsidR="00F36713" w:rsidRPr="00641476">
        <w:rPr>
          <w:rFonts w:ascii="Calibri" w:hAnsi="Calibri" w:cs="Calibri"/>
        </w:rPr>
        <w:t>,</w:t>
      </w:r>
      <w:r w:rsidR="00591C00" w:rsidRPr="00641476">
        <w:rPr>
          <w:rFonts w:ascii="Calibri" w:hAnsi="Calibri" w:cs="Calibri"/>
        </w:rPr>
        <w:t xml:space="preserve"> any anomaly that cannot be corrected should be </w:t>
      </w:r>
      <w:r w:rsidR="00B30AEE" w:rsidRPr="00641476">
        <w:rPr>
          <w:rFonts w:ascii="Calibri" w:hAnsi="Calibri" w:cs="Calibri"/>
        </w:rPr>
        <w:t>documented</w:t>
      </w:r>
      <w:r w:rsidR="00591C00" w:rsidRPr="00641476">
        <w:rPr>
          <w:rFonts w:ascii="Calibri" w:hAnsi="Calibri" w:cs="Calibri"/>
        </w:rPr>
        <w:t xml:space="preserve">. </w:t>
      </w:r>
      <w:r w:rsidR="00CF276A" w:rsidRPr="00641476">
        <w:rPr>
          <w:rFonts w:ascii="Calibri" w:hAnsi="Calibri" w:cs="Calibri"/>
        </w:rPr>
        <w:t xml:space="preserve"> </w:t>
      </w:r>
    </w:p>
    <w:p w14:paraId="50BF4241" w14:textId="77777777" w:rsidR="00BD64EB" w:rsidRPr="00641476" w:rsidRDefault="00BD64EB" w:rsidP="00BD64EB">
      <w:pPr>
        <w:rPr>
          <w:rFonts w:ascii="Calibri" w:hAnsi="Calibri" w:cs="Calibri"/>
        </w:rPr>
      </w:pPr>
      <w:r w:rsidRPr="00641476">
        <w:rPr>
          <w:rFonts w:ascii="Calibri" w:hAnsi="Calibri" w:cs="Calibri"/>
        </w:rPr>
        <w:lastRenderedPageBreak/>
        <w:t xml:space="preserve">This section describes the most common data editing that the analyst may have to complete during this data processing phase. </w:t>
      </w:r>
    </w:p>
    <w:p w14:paraId="0295EAC7" w14:textId="4A33C7A3" w:rsidR="009D7CC5" w:rsidRPr="00641476" w:rsidRDefault="009D7CC5" w:rsidP="009D7CC5">
      <w:pPr>
        <w:pStyle w:val="Heading2"/>
        <w:numPr>
          <w:ilvl w:val="0"/>
          <w:numId w:val="3"/>
        </w:numPr>
        <w:ind w:left="1080"/>
        <w:rPr>
          <w:rFonts w:ascii="Calibri" w:hAnsi="Calibri" w:cs="Calibri"/>
        </w:rPr>
      </w:pPr>
      <w:bookmarkStart w:id="1" w:name="_Toc935660463"/>
      <w:bookmarkStart w:id="2" w:name="_Toc132229571"/>
      <w:r w:rsidRPr="00641476">
        <w:rPr>
          <w:rFonts w:ascii="Calibri" w:hAnsi="Calibri" w:cs="Calibri"/>
        </w:rPr>
        <w:t xml:space="preserve">Alignment with </w:t>
      </w:r>
      <w:bookmarkEnd w:id="1"/>
      <w:r w:rsidRPr="00641476">
        <w:rPr>
          <w:rFonts w:ascii="Calibri" w:hAnsi="Calibri" w:cs="Calibri"/>
        </w:rPr>
        <w:t>questionnaire</w:t>
      </w:r>
      <w:bookmarkEnd w:id="2"/>
    </w:p>
    <w:p w14:paraId="4C5C9794" w14:textId="48F26AE8" w:rsidR="009D7CC5" w:rsidRPr="00641476" w:rsidRDefault="009D7CC5" w:rsidP="009D7CC5">
      <w:pPr>
        <w:rPr>
          <w:rFonts w:ascii="Calibri" w:hAnsi="Calibri" w:cs="Calibri"/>
        </w:rPr>
      </w:pPr>
      <w:bookmarkStart w:id="3" w:name="_Hlk215223724"/>
      <w:r w:rsidRPr="00641476">
        <w:rPr>
          <w:rFonts w:ascii="Calibri" w:hAnsi="Calibri" w:cs="Calibri"/>
        </w:rPr>
        <w:t>Different data entry programs may export the dataset in their own specific structure. For example, Survey Solutions</w:t>
      </w:r>
      <w:r w:rsidR="00983B4C" w:rsidRPr="00641476">
        <w:rPr>
          <w:rStyle w:val="FootnoteReference"/>
          <w:rFonts w:ascii="Calibri" w:hAnsi="Calibri" w:cs="Calibri"/>
        </w:rPr>
        <w:footnoteReference w:id="2"/>
      </w:r>
      <w:r w:rsidRPr="00641476">
        <w:rPr>
          <w:rFonts w:ascii="Calibri" w:hAnsi="Calibri" w:cs="Calibri"/>
        </w:rPr>
        <w:t xml:space="preserve"> exports one dataset per reporting level (i.e. one dataset for all the individual level data from different sections, one for household level, etc.). </w:t>
      </w:r>
    </w:p>
    <w:p w14:paraId="581DA789" w14:textId="4CA72B43" w:rsidR="00BD64EB" w:rsidRPr="00641476" w:rsidRDefault="009D7CC5" w:rsidP="00544E4E">
      <w:pPr>
        <w:rPr>
          <w:rFonts w:ascii="Calibri" w:hAnsi="Calibri" w:cs="Calibri"/>
        </w:rPr>
      </w:pPr>
      <w:r w:rsidRPr="00641476">
        <w:rPr>
          <w:rFonts w:ascii="Calibri" w:hAnsi="Calibri" w:cs="Calibri"/>
        </w:rPr>
        <w:t xml:space="preserve">It is important to ensure that the dataset aligns with the questionnaire that would be accompanying the dataset. This means that the dataset structure matches the questionnaire section and its format, the question numbering and formats match, the questions and their corresponding variables are in the same order, and the response options match. </w:t>
      </w:r>
      <w:bookmarkEnd w:id="3"/>
    </w:p>
    <w:p w14:paraId="038DC9EE" w14:textId="76161A79" w:rsidR="005F6751" w:rsidRPr="00641476" w:rsidRDefault="005F6751" w:rsidP="007221E5">
      <w:pPr>
        <w:pStyle w:val="Heading2"/>
        <w:numPr>
          <w:ilvl w:val="0"/>
          <w:numId w:val="3"/>
        </w:numPr>
        <w:ind w:left="1080"/>
        <w:rPr>
          <w:rFonts w:ascii="Calibri" w:hAnsi="Calibri" w:cs="Calibri"/>
        </w:rPr>
      </w:pPr>
      <w:r w:rsidRPr="00641476">
        <w:rPr>
          <w:rFonts w:ascii="Calibri" w:hAnsi="Calibri" w:cs="Calibri"/>
        </w:rPr>
        <w:t>Uniqueness of observations and identifiers</w:t>
      </w:r>
    </w:p>
    <w:p w14:paraId="2DA8C0F1" w14:textId="31785D4A" w:rsidR="00516056" w:rsidRPr="00641476" w:rsidRDefault="00A85616" w:rsidP="00BB41AC">
      <w:pPr>
        <w:rPr>
          <w:rFonts w:ascii="Calibri" w:hAnsi="Calibri" w:cs="Calibri"/>
        </w:rPr>
      </w:pPr>
      <w:r w:rsidRPr="00641476">
        <w:rPr>
          <w:rFonts w:ascii="Calibri" w:hAnsi="Calibri" w:cs="Calibri"/>
          <w:b/>
          <w:bCs/>
        </w:rPr>
        <w:t xml:space="preserve">Duplicates in the dataset. </w:t>
      </w:r>
      <w:r w:rsidR="00091B9D" w:rsidRPr="00641476">
        <w:rPr>
          <w:rFonts w:ascii="Calibri" w:hAnsi="Calibri" w:cs="Calibri"/>
        </w:rPr>
        <w:t xml:space="preserve">If any duplicates are found in the dataset (e.g. all the information </w:t>
      </w:r>
      <w:proofErr w:type="gramStart"/>
      <w:r w:rsidR="00091B9D" w:rsidRPr="00641476">
        <w:rPr>
          <w:rFonts w:ascii="Calibri" w:hAnsi="Calibri" w:cs="Calibri"/>
        </w:rPr>
        <w:t>of</w:t>
      </w:r>
      <w:proofErr w:type="gramEnd"/>
      <w:r w:rsidR="00091B9D" w:rsidRPr="00641476">
        <w:rPr>
          <w:rFonts w:ascii="Calibri" w:hAnsi="Calibri" w:cs="Calibri"/>
        </w:rPr>
        <w:t xml:space="preserve"> a household is present in the dataset twice) and have been confirmed that they are indeed duplicates, the duplicated observations should be removed.</w:t>
      </w:r>
    </w:p>
    <w:p w14:paraId="5FF19732" w14:textId="164DC744" w:rsidR="00BB41AC" w:rsidRPr="00641476" w:rsidRDefault="00C24164" w:rsidP="00832CB9">
      <w:pPr>
        <w:rPr>
          <w:rFonts w:ascii="Calibri" w:hAnsi="Calibri" w:cs="Calibri"/>
        </w:rPr>
      </w:pPr>
      <w:r w:rsidRPr="00641476">
        <w:rPr>
          <w:rFonts w:ascii="Calibri" w:hAnsi="Calibri" w:cs="Calibri"/>
          <w:b/>
          <w:bCs/>
        </w:rPr>
        <w:t>Uniqueness of section identifiers</w:t>
      </w:r>
      <w:r w:rsidR="00832CB9" w:rsidRPr="00641476">
        <w:rPr>
          <w:rFonts w:ascii="Calibri" w:hAnsi="Calibri" w:cs="Calibri"/>
        </w:rPr>
        <w:t xml:space="preserve">. </w:t>
      </w:r>
      <w:r w:rsidR="00BB41AC" w:rsidRPr="00641476">
        <w:rPr>
          <w:rFonts w:ascii="Calibri" w:eastAsia="Calibri" w:hAnsi="Calibri" w:cs="Calibri"/>
        </w:rPr>
        <w:t xml:space="preserve">Each file must have identification variables that uniquely identify each observation. </w:t>
      </w:r>
      <w:r w:rsidR="00BB41AC" w:rsidRPr="00641476">
        <w:rPr>
          <w:rFonts w:ascii="Calibri" w:hAnsi="Calibri" w:cs="Calibri"/>
        </w:rPr>
        <w:t>The</w:t>
      </w:r>
      <w:r w:rsidR="00BB41AC" w:rsidRPr="00641476" w:rsidDel="00D143F9">
        <w:rPr>
          <w:rFonts w:ascii="Calibri" w:hAnsi="Calibri" w:cs="Calibri"/>
        </w:rPr>
        <w:t xml:space="preserve"> </w:t>
      </w:r>
      <w:r w:rsidR="00BB41AC" w:rsidRPr="00641476">
        <w:rPr>
          <w:rFonts w:ascii="Calibri" w:hAnsi="Calibri" w:cs="Calibri"/>
        </w:rPr>
        <w:t xml:space="preserve">variable or a combination of variables that constitute the unique identifiers differ, depending on the unit of reporting. </w:t>
      </w:r>
      <w:r w:rsidR="00BB41AC" w:rsidRPr="00641476">
        <w:rPr>
          <w:rFonts w:ascii="Calibri" w:eastAsia="Calibri" w:hAnsi="Calibri" w:cs="Calibri"/>
        </w:rPr>
        <w:t xml:space="preserve">For </w:t>
      </w:r>
      <w:r w:rsidR="008C3322" w:rsidRPr="00641476">
        <w:rPr>
          <w:rFonts w:ascii="Calibri" w:eastAsia="Calibri" w:hAnsi="Calibri" w:cs="Calibri"/>
        </w:rPr>
        <w:t xml:space="preserve">example, </w:t>
      </w:r>
      <w:r w:rsidR="00603ED4" w:rsidRPr="00641476">
        <w:rPr>
          <w:rFonts w:ascii="Calibri" w:eastAsia="Calibri" w:hAnsi="Calibri" w:cs="Calibri"/>
        </w:rPr>
        <w:t xml:space="preserve">in a household survey, for </w:t>
      </w:r>
      <w:r w:rsidR="00BB41AC" w:rsidRPr="00641476">
        <w:rPr>
          <w:rFonts w:ascii="Calibri" w:eastAsia="Calibri" w:hAnsi="Calibri" w:cs="Calibri"/>
        </w:rPr>
        <w:t xml:space="preserve">observations reported at a household level, the identification variable is the household ID. For observations reported at an individual level, the unique identifier is a combination of the household ID plus the Person ID, which uniquely identifies the household member within the household. For observations reported at other levels such as plot for farm </w:t>
      </w:r>
      <w:r w:rsidR="008C2120" w:rsidRPr="00641476">
        <w:rPr>
          <w:rFonts w:ascii="Calibri" w:eastAsia="Calibri" w:hAnsi="Calibri" w:cs="Calibri"/>
        </w:rPr>
        <w:t>households</w:t>
      </w:r>
      <w:r w:rsidR="00BB41AC" w:rsidRPr="00641476">
        <w:rPr>
          <w:rFonts w:ascii="Calibri" w:eastAsia="Calibri" w:hAnsi="Calibri" w:cs="Calibri"/>
        </w:rPr>
        <w:t>, enterprises, food consumption items, they will need the household ID and an additional identifier such as Plot ID, Enterprise ID or Item ID</w:t>
      </w:r>
      <w:r w:rsidR="00961156" w:rsidRPr="00641476">
        <w:rPr>
          <w:rFonts w:ascii="Calibri" w:hAnsi="Calibri" w:cs="Calibri"/>
        </w:rPr>
        <w:t>.</w:t>
      </w:r>
    </w:p>
    <w:p w14:paraId="2130AA49" w14:textId="3BAF984B" w:rsidR="002D497A" w:rsidRPr="00641476" w:rsidRDefault="002D497A" w:rsidP="007221E5">
      <w:pPr>
        <w:pStyle w:val="Heading2"/>
        <w:numPr>
          <w:ilvl w:val="0"/>
          <w:numId w:val="3"/>
        </w:numPr>
        <w:ind w:left="1080"/>
        <w:rPr>
          <w:rFonts w:ascii="Calibri" w:hAnsi="Calibri" w:cs="Calibri"/>
        </w:rPr>
      </w:pPr>
      <w:bookmarkStart w:id="4" w:name="_Toc123714207"/>
      <w:bookmarkStart w:id="5" w:name="_Toc1452009795"/>
      <w:bookmarkStart w:id="6" w:name="_Toc132229581"/>
      <w:r w:rsidRPr="00641476">
        <w:rPr>
          <w:rFonts w:ascii="Calibri" w:hAnsi="Calibri" w:cs="Calibri"/>
        </w:rPr>
        <w:t>Variable Names &amp; Labels</w:t>
      </w:r>
      <w:bookmarkEnd w:id="4"/>
      <w:bookmarkEnd w:id="5"/>
      <w:bookmarkEnd w:id="6"/>
    </w:p>
    <w:p w14:paraId="63017CEC" w14:textId="543D0F84" w:rsidR="002D497A" w:rsidRPr="00641476" w:rsidRDefault="002D497A" w:rsidP="002D497A">
      <w:pPr>
        <w:rPr>
          <w:rFonts w:ascii="Calibri" w:eastAsia="Calibri" w:hAnsi="Calibri" w:cs="Calibri"/>
        </w:rPr>
      </w:pPr>
      <w:r w:rsidRPr="00641476">
        <w:rPr>
          <w:rFonts w:ascii="Calibri" w:eastAsia="Calibri" w:hAnsi="Calibri" w:cs="Calibri"/>
        </w:rPr>
        <w:t xml:space="preserve">For many data entry programs, the exported dataset </w:t>
      </w:r>
      <w:proofErr w:type="gramStart"/>
      <w:r w:rsidRPr="00641476">
        <w:rPr>
          <w:rFonts w:ascii="Calibri" w:eastAsia="Calibri" w:hAnsi="Calibri" w:cs="Calibri"/>
        </w:rPr>
        <w:t>include</w:t>
      </w:r>
      <w:proofErr w:type="gramEnd"/>
      <w:r w:rsidRPr="00641476">
        <w:rPr>
          <w:rFonts w:ascii="Calibri" w:eastAsia="Calibri" w:hAnsi="Calibri" w:cs="Calibri"/>
        </w:rPr>
        <w:t xml:space="preserve"> variable names, variable labels and response (value) labels</w:t>
      </w:r>
      <w:r w:rsidR="004F114E" w:rsidRPr="00641476">
        <w:rPr>
          <w:rFonts w:ascii="Calibri" w:eastAsia="Calibri" w:hAnsi="Calibri" w:cs="Calibri"/>
        </w:rPr>
        <w:t>. I</w:t>
      </w:r>
      <w:r w:rsidRPr="00641476">
        <w:rPr>
          <w:rFonts w:ascii="Calibri" w:eastAsia="Calibri" w:hAnsi="Calibri" w:cs="Calibri"/>
        </w:rPr>
        <w:t xml:space="preserve">f the data entry program is properly programmed and tested, the exported dataset should include correct labels. However, if the data entry program is not programmed or tested sufficiently, variable </w:t>
      </w:r>
      <w:r w:rsidR="00A23E5F" w:rsidRPr="00641476">
        <w:rPr>
          <w:rFonts w:ascii="Calibri" w:eastAsia="Calibri" w:hAnsi="Calibri" w:cs="Calibri"/>
        </w:rPr>
        <w:t xml:space="preserve">names and </w:t>
      </w:r>
      <w:r w:rsidRPr="00641476">
        <w:rPr>
          <w:rFonts w:ascii="Calibri" w:eastAsia="Calibri" w:hAnsi="Calibri" w:cs="Calibri"/>
        </w:rPr>
        <w:t>labels could be missing, truncated</w:t>
      </w:r>
      <w:r w:rsidR="5F357DFF" w:rsidRPr="00641476">
        <w:rPr>
          <w:rFonts w:ascii="Calibri" w:eastAsia="Calibri" w:hAnsi="Calibri" w:cs="Calibri"/>
        </w:rPr>
        <w:t>,</w:t>
      </w:r>
      <w:r w:rsidRPr="00641476">
        <w:rPr>
          <w:rFonts w:ascii="Calibri" w:eastAsia="Calibri" w:hAnsi="Calibri" w:cs="Calibri"/>
        </w:rPr>
        <w:t xml:space="preserve"> or inconsistent with the questions. </w:t>
      </w:r>
    </w:p>
    <w:p w14:paraId="53484FA0" w14:textId="5CAF4068" w:rsidR="002D497A" w:rsidRPr="00641476" w:rsidRDefault="002D497A" w:rsidP="00544E4E">
      <w:pPr>
        <w:pStyle w:val="Heading4"/>
        <w:rPr>
          <w:rFonts w:ascii="Calibri" w:eastAsia="Calibri" w:hAnsi="Calibri" w:cs="Calibri"/>
        </w:rPr>
      </w:pPr>
      <w:bookmarkStart w:id="7" w:name="_Toc123714208"/>
      <w:r w:rsidRPr="00641476">
        <w:rPr>
          <w:rFonts w:ascii="Calibri" w:eastAsia="Calibri" w:hAnsi="Calibri" w:cs="Calibri"/>
          <w:b/>
          <w:bCs/>
          <w:i w:val="0"/>
          <w:iCs w:val="0"/>
          <w:color w:val="auto"/>
        </w:rPr>
        <w:lastRenderedPageBreak/>
        <w:t xml:space="preserve">Variable </w:t>
      </w:r>
      <w:bookmarkEnd w:id="7"/>
      <w:r w:rsidRPr="00641476">
        <w:rPr>
          <w:rFonts w:ascii="Calibri" w:eastAsia="Calibri" w:hAnsi="Calibri" w:cs="Calibri"/>
          <w:b/>
          <w:bCs/>
          <w:i w:val="0"/>
          <w:iCs w:val="0"/>
          <w:color w:val="auto"/>
        </w:rPr>
        <w:t>names</w:t>
      </w:r>
      <w:r w:rsidR="00A659FD" w:rsidRPr="00641476">
        <w:rPr>
          <w:rFonts w:ascii="Calibri" w:eastAsia="Calibri" w:hAnsi="Calibri" w:cs="Calibri"/>
          <w:b/>
          <w:bCs/>
          <w:i w:val="0"/>
          <w:iCs w:val="0"/>
          <w:color w:val="auto"/>
        </w:rPr>
        <w:t xml:space="preserve">. </w:t>
      </w:r>
      <w:r w:rsidR="00A659FD" w:rsidRPr="00641476">
        <w:rPr>
          <w:rFonts w:ascii="Calibri" w:hAnsi="Calibri" w:cs="Calibri"/>
        </w:rPr>
        <w:t xml:space="preserve"> </w:t>
      </w:r>
      <w:r w:rsidRPr="00641476">
        <w:rPr>
          <w:rFonts w:ascii="Calibri" w:eastAsia="Calibri" w:hAnsi="Calibri" w:cs="Calibri"/>
          <w:i w:val="0"/>
          <w:iCs w:val="0"/>
          <w:color w:val="auto"/>
        </w:rPr>
        <w:t>Variable names should be unique within the survey</w:t>
      </w:r>
      <w:r w:rsidRPr="00641476">
        <w:rPr>
          <w:rFonts w:ascii="Calibri" w:eastAsia="Calibri" w:hAnsi="Calibri" w:cs="Calibri"/>
          <w:sz w:val="16"/>
          <w:szCs w:val="16"/>
        </w:rPr>
        <w:footnoteReference w:id="3"/>
      </w:r>
      <w:r w:rsidRPr="00641476">
        <w:rPr>
          <w:rFonts w:ascii="Calibri" w:eastAsia="Calibri" w:hAnsi="Calibri" w:cs="Calibri"/>
          <w:i w:val="0"/>
          <w:iCs w:val="0"/>
          <w:color w:val="auto"/>
          <w:sz w:val="16"/>
          <w:szCs w:val="16"/>
        </w:rPr>
        <w:t>.</w:t>
      </w:r>
      <w:r w:rsidRPr="00641476">
        <w:rPr>
          <w:rFonts w:ascii="Calibri" w:eastAsia="Calibri" w:hAnsi="Calibri" w:cs="Calibri"/>
          <w:i w:val="0"/>
          <w:iCs w:val="0"/>
          <w:color w:val="auto"/>
        </w:rPr>
        <w:t xml:space="preserve"> They should be simple, short, consistent, and intuitive, following the accompanying questionnaire if possible. </w:t>
      </w:r>
      <w:r w:rsidR="005779DD" w:rsidRPr="00357E75">
        <w:rPr>
          <w:rFonts w:ascii="Calibri" w:eastAsia="Calibri" w:hAnsi="Calibri" w:cs="Calibri"/>
          <w:i w:val="0"/>
          <w:iCs w:val="0"/>
          <w:color w:val="auto"/>
        </w:rPr>
        <w:t>Variable names should use only alphanumeric characters. The use of underscores, spaces, or other punctuation marks in variable names should be avoided, as statistical packages handle such characters differently, which can create problems during dissemination in multiple formats and reduce interoperability across platforms. </w:t>
      </w:r>
      <w:r w:rsidRPr="00641476">
        <w:rPr>
          <w:rFonts w:ascii="Calibri" w:eastAsia="Calibri" w:hAnsi="Calibri" w:cs="Calibri"/>
          <w:i w:val="0"/>
          <w:color w:val="auto"/>
        </w:rPr>
        <w:t xml:space="preserve">The most efficient system is to name variables using the </w:t>
      </w:r>
      <w:r w:rsidR="00A16B96" w:rsidRPr="00641476">
        <w:rPr>
          <w:rFonts w:ascii="Calibri" w:eastAsia="Calibri" w:hAnsi="Calibri" w:cs="Calibri"/>
          <w:i w:val="0"/>
          <w:color w:val="auto"/>
        </w:rPr>
        <w:t>section</w:t>
      </w:r>
      <w:r w:rsidRPr="00641476">
        <w:rPr>
          <w:rFonts w:ascii="Calibri" w:eastAsia="Calibri" w:hAnsi="Calibri" w:cs="Calibri"/>
          <w:i w:val="0"/>
          <w:color w:val="auto"/>
        </w:rPr>
        <w:t xml:space="preserve"> and question numbers. </w:t>
      </w:r>
    </w:p>
    <w:p w14:paraId="7D5C8F32" w14:textId="621A0F0E" w:rsidR="002D497A" w:rsidRPr="00641476" w:rsidRDefault="00A659FD" w:rsidP="002D497A">
      <w:pPr>
        <w:rPr>
          <w:rFonts w:ascii="Calibri" w:eastAsia="Calibri" w:hAnsi="Calibri" w:cs="Calibri"/>
        </w:rPr>
      </w:pPr>
      <w:r w:rsidRPr="00641476">
        <w:rPr>
          <w:rFonts w:ascii="Calibri" w:eastAsia="Calibri" w:hAnsi="Calibri" w:cs="Calibri"/>
          <w:b/>
          <w:bCs/>
        </w:rPr>
        <w:t>Variable labels.</w:t>
      </w:r>
      <w:r w:rsidRPr="00641476">
        <w:rPr>
          <w:rFonts w:ascii="Calibri" w:eastAsia="Calibri" w:hAnsi="Calibri" w:cs="Calibri"/>
        </w:rPr>
        <w:t xml:space="preserve"> </w:t>
      </w:r>
      <w:r w:rsidR="002D497A" w:rsidRPr="00641476">
        <w:rPr>
          <w:rFonts w:ascii="Calibri" w:eastAsia="Calibri" w:hAnsi="Calibri" w:cs="Calibri"/>
        </w:rPr>
        <w:t>A good method for labeling variables is to use the entire question as the label. If questions are too long, the question should be summarized without changing its meaning.</w:t>
      </w:r>
    </w:p>
    <w:p w14:paraId="7018798C" w14:textId="44A2C3B6" w:rsidR="002D497A" w:rsidRDefault="00A659FD" w:rsidP="002D497A">
      <w:pPr>
        <w:rPr>
          <w:rFonts w:ascii="Calibri" w:eastAsia="Calibri" w:hAnsi="Calibri" w:cs="Calibri"/>
        </w:rPr>
      </w:pPr>
      <w:r w:rsidRPr="00641476">
        <w:rPr>
          <w:rFonts w:ascii="Calibri" w:eastAsia="Calibri" w:hAnsi="Calibri" w:cs="Calibri"/>
          <w:b/>
          <w:bCs/>
        </w:rPr>
        <w:t xml:space="preserve">Response (value) labels. </w:t>
      </w:r>
      <w:r w:rsidR="002D497A" w:rsidRPr="00641476">
        <w:rPr>
          <w:rFonts w:ascii="Calibri" w:eastAsia="Calibri" w:hAnsi="Calibri" w:cs="Calibri"/>
        </w:rPr>
        <w:t>For</w:t>
      </w:r>
      <w:r w:rsidR="002D497A" w:rsidRPr="00641476" w:rsidDel="002C4C5D">
        <w:rPr>
          <w:rFonts w:ascii="Calibri" w:eastAsia="Calibri" w:hAnsi="Calibri" w:cs="Calibri"/>
        </w:rPr>
        <w:t xml:space="preserve"> </w:t>
      </w:r>
      <w:r w:rsidR="002D497A" w:rsidRPr="00641476">
        <w:rPr>
          <w:rFonts w:ascii="Calibri" w:eastAsia="Calibri" w:hAnsi="Calibri" w:cs="Calibri"/>
        </w:rPr>
        <w:t>coded response variables, all values should also be labeled. If the labels are not present, coded response labels should be taken verbatim from the questionnaire.</w:t>
      </w:r>
    </w:p>
    <w:p w14:paraId="6527E7E1" w14:textId="77A11863" w:rsidR="00CC5CCA" w:rsidRPr="00641476" w:rsidRDefault="00CC5CCA" w:rsidP="002D497A">
      <w:pPr>
        <w:rPr>
          <w:rFonts w:ascii="Calibri" w:eastAsia="Calibri" w:hAnsi="Calibri" w:cs="Calibri"/>
        </w:rPr>
      </w:pPr>
      <w:r w:rsidRPr="008E6A0E">
        <w:rPr>
          <w:rFonts w:ascii="Calibri" w:eastAsia="Calibri" w:hAnsi="Calibri" w:cs="Calibri"/>
          <w:b/>
          <w:bCs/>
        </w:rPr>
        <w:t>System variables and flags.</w:t>
      </w:r>
      <w:r w:rsidRPr="008E6A0E">
        <w:rPr>
          <w:rFonts w:ascii="Calibri" w:eastAsia="Calibri" w:hAnsi="Calibri" w:cs="Calibri"/>
        </w:rPr>
        <w:t> System-generated variables and processing flags that are not required for understanding or analyzing the data should be removed from the disseminated dataset before release.</w:t>
      </w:r>
    </w:p>
    <w:p w14:paraId="2085449D" w14:textId="130EA030" w:rsidR="00E05ADD" w:rsidRPr="00641476" w:rsidRDefault="00A659FD" w:rsidP="00E05ADD">
      <w:pPr>
        <w:jc w:val="both"/>
        <w:rPr>
          <w:rFonts w:ascii="Calibri" w:hAnsi="Calibri" w:cs="Calibri"/>
        </w:rPr>
      </w:pPr>
      <w:bookmarkStart w:id="8" w:name="_Toc669149427"/>
      <w:bookmarkStart w:id="9" w:name="_Toc132229574"/>
      <w:proofErr w:type="gramStart"/>
      <w:r w:rsidRPr="00641476">
        <w:rPr>
          <w:rFonts w:ascii="Calibri" w:eastAsia="Calibri" w:hAnsi="Calibri" w:cs="Calibri"/>
          <w:b/>
          <w:bCs/>
        </w:rPr>
        <w:t>‘Other,</w:t>
      </w:r>
      <w:proofErr w:type="gramEnd"/>
      <w:r w:rsidRPr="00641476">
        <w:rPr>
          <w:rFonts w:ascii="Calibri" w:eastAsia="Calibri" w:hAnsi="Calibri" w:cs="Calibri"/>
          <w:b/>
          <w:bCs/>
        </w:rPr>
        <w:t xml:space="preserve"> specify’.</w:t>
      </w:r>
      <w:r w:rsidRPr="00641476">
        <w:rPr>
          <w:rFonts w:ascii="Calibri" w:eastAsia="Calibri" w:hAnsi="Calibri" w:cs="Calibri"/>
        </w:rPr>
        <w:t xml:space="preserve"> </w:t>
      </w:r>
      <w:r w:rsidR="00801860" w:rsidRPr="00641476">
        <w:rPr>
          <w:rFonts w:ascii="Calibri" w:eastAsia="Calibri" w:hAnsi="Calibri" w:cs="Calibri"/>
        </w:rPr>
        <w:t>‘Other, specify’ variables are open-ended questions that follow closed categorical questions, allowing interviewers to record respondents’ answers when those answers do not fit any of the predefined categories.</w:t>
      </w:r>
      <w:r w:rsidR="00E05ADD" w:rsidRPr="00641476">
        <w:rPr>
          <w:rFonts w:ascii="Calibri" w:eastAsia="Calibri" w:hAnsi="Calibri" w:cs="Calibri"/>
        </w:rPr>
        <w:t xml:space="preserve"> </w:t>
      </w:r>
      <w:r w:rsidR="00E05ADD" w:rsidRPr="00641476">
        <w:rPr>
          <w:rFonts w:ascii="Calibri" w:hAnsi="Calibri" w:cs="Calibri"/>
        </w:rPr>
        <w:t xml:space="preserve">For the follow-up question to the coded response “Other, specify”, the responses should be checked to see if they match one of the coded responses. </w:t>
      </w:r>
    </w:p>
    <w:p w14:paraId="13DC38C7" w14:textId="366FC331" w:rsidR="00172F1B" w:rsidRPr="00641476" w:rsidRDefault="00900C94" w:rsidP="009B3AA5">
      <w:pPr>
        <w:rPr>
          <w:rFonts w:ascii="Calibri" w:hAnsi="Calibri" w:cs="Calibri"/>
        </w:rPr>
      </w:pPr>
      <w:r w:rsidRPr="00641476">
        <w:rPr>
          <w:rFonts w:ascii="Calibri" w:hAnsi="Calibri" w:cs="Calibri"/>
        </w:rPr>
        <w:t xml:space="preserve">When respondents </w:t>
      </w:r>
      <w:r w:rsidR="00F934CD" w:rsidRPr="00641476">
        <w:rPr>
          <w:rFonts w:ascii="Calibri" w:hAnsi="Calibri" w:cs="Calibri"/>
        </w:rPr>
        <w:t xml:space="preserve">are allowed to </w:t>
      </w:r>
      <w:r w:rsidRPr="00641476">
        <w:rPr>
          <w:rFonts w:ascii="Calibri" w:hAnsi="Calibri" w:cs="Calibri"/>
        </w:rPr>
        <w:t xml:space="preserve">provide answers that are not included in the predefined response options, the </w:t>
      </w:r>
      <w:r w:rsidR="001A507B" w:rsidRPr="00641476">
        <w:rPr>
          <w:rFonts w:ascii="Calibri" w:hAnsi="Calibri" w:cs="Calibri"/>
        </w:rPr>
        <w:t>response option include</w:t>
      </w:r>
      <w:r w:rsidRPr="00641476">
        <w:rPr>
          <w:rFonts w:ascii="Calibri" w:hAnsi="Calibri" w:cs="Calibri"/>
        </w:rPr>
        <w:t xml:space="preserve"> an “Other (specify)” category where these additional responses are recorded. It is important to review these specified responses to determine if any of them correspond to existing coded response options; if so, they should be </w:t>
      </w:r>
      <w:proofErr w:type="gramStart"/>
      <w:r w:rsidRPr="00641476">
        <w:rPr>
          <w:rFonts w:ascii="Calibri" w:hAnsi="Calibri" w:cs="Calibri"/>
        </w:rPr>
        <w:t>recoded</w:t>
      </w:r>
      <w:proofErr w:type="gramEnd"/>
      <w:r w:rsidRPr="00641476">
        <w:rPr>
          <w:rFonts w:ascii="Calibri" w:hAnsi="Calibri" w:cs="Calibri"/>
        </w:rPr>
        <w:t xml:space="preserve"> accordingly to maintain consistency within the dataset.</w:t>
      </w:r>
    </w:p>
    <w:p w14:paraId="0557FDF6" w14:textId="1FBC1097" w:rsidR="00E24364" w:rsidRPr="00641476" w:rsidRDefault="00505202" w:rsidP="007221E5">
      <w:pPr>
        <w:pStyle w:val="Heading2"/>
        <w:numPr>
          <w:ilvl w:val="0"/>
          <w:numId w:val="3"/>
        </w:numPr>
        <w:ind w:left="1080"/>
        <w:rPr>
          <w:rFonts w:ascii="Calibri" w:hAnsi="Calibri" w:cs="Calibri"/>
        </w:rPr>
      </w:pPr>
      <w:r w:rsidRPr="00641476">
        <w:rPr>
          <w:rFonts w:ascii="Calibri" w:hAnsi="Calibri" w:cs="Calibri"/>
        </w:rPr>
        <w:t>Incorrect Navigation Path</w:t>
      </w:r>
    </w:p>
    <w:p w14:paraId="286E9850" w14:textId="74CDED1D" w:rsidR="00A563CF" w:rsidRPr="00641476" w:rsidRDefault="008233A4" w:rsidP="008233A4">
      <w:pPr>
        <w:rPr>
          <w:rFonts w:ascii="Calibri" w:hAnsi="Calibri" w:cs="Calibri"/>
        </w:rPr>
      </w:pPr>
      <w:r w:rsidRPr="00641476">
        <w:rPr>
          <w:rFonts w:ascii="Calibri" w:hAnsi="Calibri" w:cs="Calibri"/>
        </w:rPr>
        <w:t>All edits made to address errors resulting from an incorrectly programmed navigation path must be consistent with other responses in the dataset. When correcting such errors, any invalid responses that should not have been recorded should be reverted to blank values. These adjustments must be verified by cross-checking other responses provided by the same individual or household to ensure accuracy.</w:t>
      </w:r>
    </w:p>
    <w:p w14:paraId="1E57676B" w14:textId="77777777" w:rsidR="0083359A" w:rsidRPr="00641476" w:rsidRDefault="0083359A" w:rsidP="007221E5">
      <w:pPr>
        <w:pStyle w:val="Heading2"/>
        <w:numPr>
          <w:ilvl w:val="0"/>
          <w:numId w:val="3"/>
        </w:numPr>
        <w:ind w:left="1080"/>
        <w:rPr>
          <w:rFonts w:ascii="Calibri" w:hAnsi="Calibri" w:cs="Calibri"/>
        </w:rPr>
      </w:pPr>
      <w:r w:rsidRPr="00641476">
        <w:rPr>
          <w:rFonts w:ascii="Calibri" w:hAnsi="Calibri" w:cs="Calibri"/>
        </w:rPr>
        <w:lastRenderedPageBreak/>
        <w:t>Incorrect/Inconsistent values</w:t>
      </w:r>
    </w:p>
    <w:p w14:paraId="56FD25BB" w14:textId="07FF348B" w:rsidR="00D17F31" w:rsidRPr="00641476" w:rsidRDefault="0088748B" w:rsidP="00D17F31">
      <w:pPr>
        <w:rPr>
          <w:rFonts w:ascii="Calibri" w:hAnsi="Calibri" w:cs="Calibri"/>
        </w:rPr>
      </w:pPr>
      <w:r w:rsidRPr="00641476">
        <w:rPr>
          <w:rFonts w:ascii="Calibri" w:hAnsi="Calibri" w:cs="Calibri"/>
          <w:b/>
          <w:bCs/>
        </w:rPr>
        <w:t>Out-of-range values.</w:t>
      </w:r>
      <w:r w:rsidRPr="00641476">
        <w:rPr>
          <w:rFonts w:ascii="Calibri" w:hAnsi="Calibri" w:cs="Calibri"/>
        </w:rPr>
        <w:t xml:space="preserve"> </w:t>
      </w:r>
      <w:r w:rsidR="00D17F31" w:rsidRPr="00641476">
        <w:rPr>
          <w:rFonts w:ascii="Calibri" w:hAnsi="Calibri" w:cs="Calibri"/>
        </w:rPr>
        <w:t>When a variable appears to have an error with out-of-range values, a few options for resolution are as follows:</w:t>
      </w:r>
    </w:p>
    <w:p w14:paraId="489D4A67" w14:textId="77777777" w:rsidR="00D17F31" w:rsidRPr="00641476" w:rsidRDefault="00D17F31" w:rsidP="007221E5">
      <w:pPr>
        <w:pStyle w:val="ListParagraph"/>
        <w:numPr>
          <w:ilvl w:val="0"/>
          <w:numId w:val="4"/>
        </w:numPr>
        <w:spacing w:line="259" w:lineRule="auto"/>
        <w:rPr>
          <w:rFonts w:ascii="Calibri" w:eastAsia="Calibri" w:hAnsi="Calibri" w:cs="Calibri"/>
        </w:rPr>
      </w:pPr>
      <w:r w:rsidRPr="00641476">
        <w:rPr>
          <w:rFonts w:ascii="Calibri" w:hAnsi="Calibri" w:cs="Calibri"/>
          <w:b/>
          <w:bCs/>
        </w:rPr>
        <w:t>Re-code it as missing</w:t>
      </w:r>
      <w:r w:rsidRPr="00641476">
        <w:rPr>
          <w:rFonts w:ascii="Calibri" w:hAnsi="Calibri" w:cs="Calibri"/>
        </w:rPr>
        <w:t xml:space="preserve"> or re-code it to a specific value assigned for invalid values. For example, values such as 99999999 can be assigned for “missing” and 77777777 for “not applicable”. </w:t>
      </w:r>
    </w:p>
    <w:p w14:paraId="553C3898" w14:textId="77777777" w:rsidR="00D17F31" w:rsidRPr="00641476" w:rsidRDefault="00D17F31" w:rsidP="007221E5">
      <w:pPr>
        <w:pStyle w:val="ListParagraph"/>
        <w:numPr>
          <w:ilvl w:val="0"/>
          <w:numId w:val="4"/>
        </w:numPr>
        <w:spacing w:line="259" w:lineRule="auto"/>
        <w:rPr>
          <w:rFonts w:ascii="Calibri" w:eastAsia="Calibri" w:hAnsi="Calibri" w:cs="Calibri"/>
        </w:rPr>
      </w:pPr>
      <w:r w:rsidRPr="00641476">
        <w:rPr>
          <w:rFonts w:ascii="Calibri" w:eastAsia="Calibri" w:hAnsi="Calibri" w:cs="Calibri"/>
          <w:b/>
          <w:bCs/>
        </w:rPr>
        <w:t>Leave it as it is:</w:t>
      </w:r>
      <w:r w:rsidRPr="00641476">
        <w:rPr>
          <w:rFonts w:ascii="Calibri" w:hAnsi="Calibri" w:cs="Calibri"/>
        </w:rPr>
        <w:t xml:space="preserve"> If what is correct cannot be determined through cross-validation, leave it to the data user to decide how to treat it. </w:t>
      </w:r>
    </w:p>
    <w:p w14:paraId="23F7171E" w14:textId="53E3AC49" w:rsidR="00566F96" w:rsidRPr="00ED6EF7" w:rsidRDefault="00D17F31">
      <w:pPr>
        <w:pStyle w:val="ListParagraph"/>
        <w:numPr>
          <w:ilvl w:val="0"/>
          <w:numId w:val="4"/>
        </w:numPr>
        <w:spacing w:line="259" w:lineRule="auto"/>
        <w:rPr>
          <w:rFonts w:ascii="Calibri" w:hAnsi="Calibri" w:cs="Calibri"/>
        </w:rPr>
        <w:pPrChange w:id="10" w:author="Gbemisola Oseni" w:date="2026-08-10T14:35:00Z" w16du:dateUtc="2026-08-10T18:35:00Z">
          <w:pPr/>
        </w:pPrChange>
      </w:pPr>
      <w:r w:rsidRPr="00641476">
        <w:rPr>
          <w:rFonts w:ascii="Calibri" w:eastAsia="Calibri" w:hAnsi="Calibri" w:cs="Calibri"/>
          <w:b/>
          <w:bCs/>
        </w:rPr>
        <w:t>Drop the variable</w:t>
      </w:r>
      <w:r w:rsidRPr="00641476">
        <w:rPr>
          <w:rFonts w:ascii="Calibri" w:eastAsia="Calibri" w:hAnsi="Calibri" w:cs="Calibri"/>
        </w:rPr>
        <w:t xml:space="preserve">: This should only be done in extreme cases when the data quality is severely error-prone across most or </w:t>
      </w:r>
      <w:proofErr w:type="gramStart"/>
      <w:r w:rsidRPr="00641476">
        <w:rPr>
          <w:rFonts w:ascii="Calibri" w:eastAsia="Calibri" w:hAnsi="Calibri" w:cs="Calibri"/>
        </w:rPr>
        <w:t>all of</w:t>
      </w:r>
      <w:proofErr w:type="gramEnd"/>
      <w:r w:rsidRPr="00641476">
        <w:rPr>
          <w:rFonts w:ascii="Calibri" w:eastAsia="Calibri" w:hAnsi="Calibri" w:cs="Calibri"/>
        </w:rPr>
        <w:t xml:space="preserve"> the responses.</w:t>
      </w:r>
      <w:r w:rsidR="00EE5E8F">
        <w:rPr>
          <w:rFonts w:ascii="Calibri" w:eastAsia="Calibri" w:hAnsi="Calibri" w:cs="Calibri"/>
        </w:rPr>
        <w:t xml:space="preserve"> </w:t>
      </w:r>
      <w:r w:rsidR="00566F96" w:rsidRPr="00ED6EF7">
        <w:rPr>
          <w:rFonts w:ascii="Calibri" w:hAnsi="Calibri" w:cs="Calibri"/>
        </w:rPr>
        <w:t>When a variable is dropped, this decision must be documented in the dataset metadata, including the reason for dropping it, in keeping with the principle of transparency.</w:t>
      </w:r>
    </w:p>
    <w:p w14:paraId="6B35DE3B" w14:textId="4B0BEFB0" w:rsidR="00D17F31" w:rsidRPr="00641476" w:rsidRDefault="0088748B" w:rsidP="00D17F31">
      <w:pPr>
        <w:rPr>
          <w:rFonts w:ascii="Calibri" w:hAnsi="Calibri" w:cs="Calibri"/>
        </w:rPr>
      </w:pPr>
      <w:r w:rsidRPr="00641476">
        <w:rPr>
          <w:rFonts w:ascii="Calibri" w:hAnsi="Calibri" w:cs="Calibri"/>
          <w:b/>
          <w:bCs/>
        </w:rPr>
        <w:t>Internal inconsistencies.</w:t>
      </w:r>
      <w:r w:rsidRPr="00641476">
        <w:rPr>
          <w:rFonts w:ascii="Calibri" w:hAnsi="Calibri" w:cs="Calibri"/>
        </w:rPr>
        <w:t xml:space="preserve"> </w:t>
      </w:r>
      <w:r w:rsidR="0094725B" w:rsidRPr="00641476">
        <w:rPr>
          <w:rFonts w:ascii="Calibri" w:hAnsi="Calibri" w:cs="Calibri"/>
        </w:rPr>
        <w:t>If any reasonable assumption can be made, i</w:t>
      </w:r>
      <w:r w:rsidR="00D17F31" w:rsidRPr="00641476">
        <w:rPr>
          <w:rFonts w:ascii="Calibri" w:hAnsi="Calibri" w:cs="Calibri"/>
        </w:rPr>
        <w:t xml:space="preserve">nternal inconsistencies can be </w:t>
      </w:r>
      <w:r w:rsidR="00140452" w:rsidRPr="00641476">
        <w:rPr>
          <w:rFonts w:ascii="Calibri" w:hAnsi="Calibri" w:cs="Calibri"/>
        </w:rPr>
        <w:t>corrected</w:t>
      </w:r>
      <w:r w:rsidR="00D17F31" w:rsidRPr="00641476">
        <w:rPr>
          <w:rFonts w:ascii="Calibri" w:hAnsi="Calibri" w:cs="Calibri"/>
        </w:rPr>
        <w:t>. To make any reasonable assumptions, responses to other questions that are related should be taken into consideration and be consistent.</w:t>
      </w:r>
      <w:r w:rsidR="00904A7E" w:rsidRPr="00641476">
        <w:rPr>
          <w:rFonts w:ascii="Calibri" w:hAnsi="Calibri" w:cs="Calibri"/>
        </w:rPr>
        <w:t xml:space="preserve"> All changes should then be documented and reversible.</w:t>
      </w:r>
    </w:p>
    <w:p w14:paraId="4D0B47B2" w14:textId="0D006917" w:rsidR="00801860" w:rsidRPr="00641476" w:rsidRDefault="00904A7E" w:rsidP="00801860">
      <w:pPr>
        <w:rPr>
          <w:rFonts w:ascii="Calibri" w:hAnsi="Calibri" w:cs="Calibri"/>
        </w:rPr>
      </w:pPr>
      <w:r w:rsidRPr="00641476">
        <w:rPr>
          <w:rFonts w:ascii="Calibri" w:hAnsi="Calibri" w:cs="Calibri"/>
        </w:rPr>
        <w:t xml:space="preserve">Any incorrect or inconsistent value </w:t>
      </w:r>
      <w:r w:rsidR="005564E5" w:rsidRPr="00641476">
        <w:rPr>
          <w:rFonts w:ascii="Calibri" w:hAnsi="Calibri" w:cs="Calibri"/>
        </w:rPr>
        <w:t xml:space="preserve">that cannot uniquely solved </w:t>
      </w:r>
      <w:r w:rsidR="00D951D9" w:rsidRPr="00641476">
        <w:rPr>
          <w:rFonts w:ascii="Calibri" w:hAnsi="Calibri" w:cs="Calibri"/>
        </w:rPr>
        <w:t xml:space="preserve">through reasonable assumption should be </w:t>
      </w:r>
      <w:r w:rsidR="00BE13D5" w:rsidRPr="00641476">
        <w:rPr>
          <w:rFonts w:ascii="Calibri" w:hAnsi="Calibri" w:cs="Calibri"/>
        </w:rPr>
        <w:t>documented</w:t>
      </w:r>
      <w:r w:rsidR="00D951D9" w:rsidRPr="00641476">
        <w:rPr>
          <w:rFonts w:ascii="Calibri" w:hAnsi="Calibri" w:cs="Calibri"/>
        </w:rPr>
        <w:t xml:space="preserve">. </w:t>
      </w:r>
    </w:p>
    <w:bookmarkEnd w:id="8"/>
    <w:bookmarkEnd w:id="9"/>
    <w:p w14:paraId="3FC09041" w14:textId="5DFB1365" w:rsidR="006C4105" w:rsidRPr="00641476" w:rsidRDefault="006C4105" w:rsidP="006C4105">
      <w:pPr>
        <w:pStyle w:val="Heading2"/>
        <w:rPr>
          <w:rFonts w:ascii="Calibri" w:hAnsi="Calibri" w:cs="Calibri"/>
        </w:rPr>
      </w:pPr>
      <w:r w:rsidRPr="00641476">
        <w:rPr>
          <w:rFonts w:ascii="Calibri" w:hAnsi="Calibri" w:cs="Calibri"/>
        </w:rPr>
        <w:t>2.</w:t>
      </w:r>
      <w:r w:rsidR="0043566E">
        <w:rPr>
          <w:rFonts w:ascii="Calibri" w:hAnsi="Calibri" w:cs="Calibri"/>
        </w:rPr>
        <w:t>3</w:t>
      </w:r>
      <w:r w:rsidRPr="00641476">
        <w:rPr>
          <w:rFonts w:ascii="Calibri" w:hAnsi="Calibri" w:cs="Calibri"/>
        </w:rPr>
        <w:t xml:space="preserve"> Statistical treatment of the data</w:t>
      </w:r>
    </w:p>
    <w:p w14:paraId="00136BB5" w14:textId="6D0D98C5" w:rsidR="00B916B8" w:rsidRPr="00641476" w:rsidRDefault="00B35E69" w:rsidP="006C4105">
      <w:pPr>
        <w:rPr>
          <w:rFonts w:ascii="Calibri" w:hAnsi="Calibri" w:cs="Calibri"/>
        </w:rPr>
      </w:pPr>
      <w:r w:rsidRPr="00641476">
        <w:rPr>
          <w:rFonts w:ascii="Calibri" w:hAnsi="Calibri" w:cs="Calibri"/>
        </w:rPr>
        <w:t xml:space="preserve">The extent of data manipulation in data processing depends on the purpose of the work. If the goal of </w:t>
      </w:r>
      <w:r w:rsidR="00871CA2" w:rsidRPr="00641476">
        <w:rPr>
          <w:rFonts w:ascii="Calibri" w:hAnsi="Calibri" w:cs="Calibri"/>
        </w:rPr>
        <w:t>data processing</w:t>
      </w:r>
      <w:r w:rsidRPr="00641476">
        <w:rPr>
          <w:rFonts w:ascii="Calibri" w:hAnsi="Calibri" w:cs="Calibri"/>
        </w:rPr>
        <w:t xml:space="preserve"> is dissemination, it is good practice to leave any statistical treatment to the final users. However, during the data quality assessment phase, it is important to identify missing values and outliers, as they may</w:t>
      </w:r>
      <w:r w:rsidR="00902A66" w:rsidRPr="00641476">
        <w:rPr>
          <w:rFonts w:ascii="Calibri" w:hAnsi="Calibri" w:cs="Calibri"/>
        </w:rPr>
        <w:t xml:space="preserve">, </w:t>
      </w:r>
      <w:r w:rsidRPr="00641476">
        <w:rPr>
          <w:rFonts w:ascii="Calibri" w:hAnsi="Calibri" w:cs="Calibri"/>
        </w:rPr>
        <w:t>although not necessarily</w:t>
      </w:r>
      <w:r w:rsidR="00902A66" w:rsidRPr="00641476">
        <w:rPr>
          <w:rFonts w:ascii="Calibri" w:hAnsi="Calibri" w:cs="Calibri"/>
        </w:rPr>
        <w:t xml:space="preserve">, </w:t>
      </w:r>
      <w:r w:rsidRPr="00641476">
        <w:rPr>
          <w:rFonts w:ascii="Calibri" w:hAnsi="Calibri" w:cs="Calibri"/>
        </w:rPr>
        <w:t>indicate errors.</w:t>
      </w:r>
    </w:p>
    <w:p w14:paraId="0827A1A3" w14:textId="54F08284" w:rsidR="009F4B8E" w:rsidRPr="00641476" w:rsidRDefault="008C1130" w:rsidP="006C4105">
      <w:pPr>
        <w:rPr>
          <w:rFonts w:ascii="Calibri" w:hAnsi="Calibri" w:cs="Calibri"/>
          <w:b/>
          <w:bCs/>
        </w:rPr>
      </w:pPr>
      <w:r w:rsidRPr="00641476">
        <w:rPr>
          <w:rFonts w:ascii="Calibri" w:hAnsi="Calibri" w:cs="Calibri"/>
          <w:b/>
          <w:bCs/>
        </w:rPr>
        <w:t>Missing</w:t>
      </w:r>
      <w:r w:rsidR="009F4B8E" w:rsidRPr="00641476">
        <w:rPr>
          <w:rFonts w:ascii="Calibri" w:hAnsi="Calibri" w:cs="Calibri"/>
          <w:b/>
          <w:bCs/>
        </w:rPr>
        <w:t xml:space="preserve"> values</w:t>
      </w:r>
    </w:p>
    <w:p w14:paraId="6B99C29A" w14:textId="77777777" w:rsidR="001F683E" w:rsidRPr="00641476" w:rsidRDefault="001F683E" w:rsidP="007E1975">
      <w:pPr>
        <w:rPr>
          <w:rFonts w:ascii="Calibri" w:hAnsi="Calibri" w:cs="Calibri"/>
        </w:rPr>
      </w:pPr>
      <w:r w:rsidRPr="00641476">
        <w:rPr>
          <w:rFonts w:ascii="Calibri" w:hAnsi="Calibri" w:cs="Calibri"/>
        </w:rPr>
        <w:t>If an error is identified during fieldwork, it may be corrected at that stage. However, when the cause of a missing value becomes apparent only after field activities have concluded, the resulting gap must generally be accepted as a limitation of the data. Such cases should be clearly documented for the benefit of data users, unless additional information is available that permits a valid reconstruction of the missing value (for example, age at the time of the interview may be derived from the date of birth and the interview date).</w:t>
      </w:r>
    </w:p>
    <w:p w14:paraId="7E3F542C" w14:textId="36AA0834" w:rsidR="001F683E" w:rsidRPr="00641476" w:rsidRDefault="00343637" w:rsidP="00343637">
      <w:pPr>
        <w:spacing w:before="100" w:beforeAutospacing="1" w:after="100" w:afterAutospacing="1" w:line="240" w:lineRule="auto"/>
        <w:rPr>
          <w:rFonts w:ascii="Calibri" w:eastAsia="Times New Roman" w:hAnsi="Calibri" w:cs="Calibri"/>
          <w:kern w:val="0"/>
          <w14:ligatures w14:val="none"/>
        </w:rPr>
      </w:pPr>
      <w:r w:rsidRPr="00641476">
        <w:rPr>
          <w:rFonts w:ascii="Calibri" w:eastAsia="Times New Roman" w:hAnsi="Calibri" w:cs="Calibri"/>
          <w:kern w:val="0"/>
          <w14:ligatures w14:val="none"/>
        </w:rPr>
        <w:t xml:space="preserve">Prior </w:t>
      </w:r>
      <w:r w:rsidR="001F683E" w:rsidRPr="00641476">
        <w:rPr>
          <w:rFonts w:ascii="Calibri" w:eastAsia="Times New Roman" w:hAnsi="Calibri" w:cs="Calibri"/>
          <w:kern w:val="0"/>
          <w14:ligatures w14:val="none"/>
        </w:rPr>
        <w:t>to analysis, the imputation of missing values may be incorporated into the data processing workflow. Imputation replaces missing observations with estimated values to mitigate potential biases in downstream analyses, such as poverty or welfare estimations. Several imputation techniques may be employed, including:</w:t>
      </w:r>
    </w:p>
    <w:p w14:paraId="5E8D1092" w14:textId="77777777" w:rsidR="001F683E" w:rsidRPr="00641476" w:rsidRDefault="001F683E" w:rsidP="007221E5">
      <w:pPr>
        <w:numPr>
          <w:ilvl w:val="0"/>
          <w:numId w:val="5"/>
        </w:numPr>
        <w:spacing w:before="100" w:beforeAutospacing="1" w:line="240" w:lineRule="auto"/>
        <w:rPr>
          <w:rFonts w:ascii="Calibri" w:eastAsia="Times New Roman" w:hAnsi="Calibri" w:cs="Calibri"/>
          <w:kern w:val="0"/>
          <w14:ligatures w14:val="none"/>
        </w:rPr>
      </w:pPr>
      <w:r w:rsidRPr="00641476">
        <w:rPr>
          <w:rFonts w:ascii="Calibri" w:eastAsia="Times New Roman" w:hAnsi="Calibri" w:cs="Calibri"/>
          <w:b/>
          <w:bCs/>
          <w:kern w:val="0"/>
          <w14:ligatures w14:val="none"/>
        </w:rPr>
        <w:lastRenderedPageBreak/>
        <w:t>Multiple Imputation (MI):</w:t>
      </w:r>
      <w:r w:rsidRPr="00641476">
        <w:rPr>
          <w:rFonts w:ascii="Calibri" w:eastAsia="Times New Roman" w:hAnsi="Calibri" w:cs="Calibri"/>
          <w:kern w:val="0"/>
          <w14:ligatures w14:val="none"/>
        </w:rPr>
        <w:br/>
        <w:t xml:space="preserve">Recommended for complex or analytically central variables, such as consumption or expenditure aggregates. MI generates multiple </w:t>
      </w:r>
      <w:proofErr w:type="gramStart"/>
      <w:r w:rsidRPr="00641476">
        <w:rPr>
          <w:rFonts w:ascii="Calibri" w:eastAsia="Times New Roman" w:hAnsi="Calibri" w:cs="Calibri"/>
          <w:kern w:val="0"/>
          <w14:ligatures w14:val="none"/>
        </w:rPr>
        <w:t>completed</w:t>
      </w:r>
      <w:proofErr w:type="gramEnd"/>
      <w:r w:rsidRPr="00641476">
        <w:rPr>
          <w:rFonts w:ascii="Calibri" w:eastAsia="Times New Roman" w:hAnsi="Calibri" w:cs="Calibri"/>
          <w:kern w:val="0"/>
          <w14:ligatures w14:val="none"/>
        </w:rPr>
        <w:t xml:space="preserve"> datasets to account for the uncertainty associated with missingness. Software packages such as </w:t>
      </w:r>
      <w:r w:rsidRPr="00641476">
        <w:rPr>
          <w:rFonts w:ascii="Calibri" w:eastAsia="Times New Roman" w:hAnsi="Calibri" w:cs="Calibri"/>
          <w:i/>
          <w:iCs/>
          <w:kern w:val="0"/>
          <w14:ligatures w14:val="none"/>
        </w:rPr>
        <w:t>Stata</w:t>
      </w:r>
      <w:r w:rsidRPr="00641476">
        <w:rPr>
          <w:rFonts w:ascii="Calibri" w:eastAsia="Times New Roman" w:hAnsi="Calibri" w:cs="Calibri"/>
          <w:kern w:val="0"/>
          <w14:ligatures w14:val="none"/>
        </w:rPr>
        <w:t xml:space="preserve"> (e.g., the </w:t>
      </w:r>
      <w:r w:rsidRPr="00641476">
        <w:rPr>
          <w:rFonts w:ascii="Calibri" w:eastAsia="Times New Roman" w:hAnsi="Calibri" w:cs="Calibri"/>
          <w:i/>
          <w:iCs/>
          <w:kern w:val="0"/>
          <w14:ligatures w14:val="none"/>
        </w:rPr>
        <w:t>mi</w:t>
      </w:r>
      <w:r w:rsidRPr="00641476">
        <w:rPr>
          <w:rFonts w:ascii="Calibri" w:eastAsia="Times New Roman" w:hAnsi="Calibri" w:cs="Calibri"/>
          <w:kern w:val="0"/>
          <w14:ligatures w14:val="none"/>
        </w:rPr>
        <w:t xml:space="preserve"> suite of commands) implement this method.</w:t>
      </w:r>
    </w:p>
    <w:p w14:paraId="64C1A327" w14:textId="77777777" w:rsidR="001F683E" w:rsidRPr="00641476" w:rsidRDefault="001F683E" w:rsidP="007221E5">
      <w:pPr>
        <w:numPr>
          <w:ilvl w:val="0"/>
          <w:numId w:val="5"/>
        </w:numPr>
        <w:spacing w:before="100" w:beforeAutospacing="1" w:line="240" w:lineRule="auto"/>
        <w:rPr>
          <w:rFonts w:ascii="Calibri" w:eastAsia="Times New Roman" w:hAnsi="Calibri" w:cs="Calibri"/>
          <w:kern w:val="0"/>
          <w14:ligatures w14:val="none"/>
        </w:rPr>
      </w:pPr>
      <w:r w:rsidRPr="00641476">
        <w:rPr>
          <w:rFonts w:ascii="Calibri" w:eastAsia="Times New Roman" w:hAnsi="Calibri" w:cs="Calibri"/>
          <w:b/>
          <w:bCs/>
          <w:kern w:val="0"/>
          <w14:ligatures w14:val="none"/>
        </w:rPr>
        <w:t>Hot-Deck Imputation:</w:t>
      </w:r>
      <w:r w:rsidRPr="00641476">
        <w:rPr>
          <w:rFonts w:ascii="Calibri" w:eastAsia="Times New Roman" w:hAnsi="Calibri" w:cs="Calibri"/>
          <w:kern w:val="0"/>
          <w14:ligatures w14:val="none"/>
        </w:rPr>
        <w:br/>
        <w:t>Suitable for categorical or discrete variables (e.g., educational attainment). Missing observations are assigned values from “donor” cases that closely resemble them based on relevant characteristics such as geographic area or age group.</w:t>
      </w:r>
    </w:p>
    <w:p w14:paraId="739D0181" w14:textId="7233F3C8" w:rsidR="001F683E" w:rsidRPr="00641476" w:rsidRDefault="001F683E" w:rsidP="007221E5">
      <w:pPr>
        <w:numPr>
          <w:ilvl w:val="0"/>
          <w:numId w:val="5"/>
        </w:numPr>
        <w:spacing w:before="100" w:beforeAutospacing="1" w:line="240" w:lineRule="auto"/>
        <w:rPr>
          <w:rFonts w:ascii="Calibri" w:eastAsia="Times New Roman" w:hAnsi="Calibri" w:cs="Calibri"/>
          <w:kern w:val="0"/>
          <w14:ligatures w14:val="none"/>
        </w:rPr>
      </w:pPr>
      <w:r w:rsidRPr="00641476">
        <w:rPr>
          <w:rFonts w:ascii="Calibri" w:eastAsia="Times New Roman" w:hAnsi="Calibri" w:cs="Calibri"/>
          <w:b/>
          <w:bCs/>
          <w:kern w:val="0"/>
          <w14:ligatures w14:val="none"/>
        </w:rPr>
        <w:t>Regression-Based Imputation:</w:t>
      </w:r>
      <w:r w:rsidRPr="00641476">
        <w:rPr>
          <w:rFonts w:ascii="Calibri" w:eastAsia="Times New Roman" w:hAnsi="Calibri" w:cs="Calibri"/>
          <w:kern w:val="0"/>
          <w14:ligatures w14:val="none"/>
        </w:rPr>
        <w:br/>
        <w:t>Appropriate for continuous variables (e.g., wages). Missing values are predicted using statistical models</w:t>
      </w:r>
      <w:r w:rsidR="009A1237" w:rsidRPr="00641476">
        <w:rPr>
          <w:rFonts w:ascii="Calibri" w:eastAsia="Times New Roman" w:hAnsi="Calibri" w:cs="Calibri"/>
          <w:kern w:val="0"/>
          <w14:ligatures w14:val="none"/>
        </w:rPr>
        <w:t xml:space="preserve">, </w:t>
      </w:r>
      <w:r w:rsidRPr="00641476">
        <w:rPr>
          <w:rFonts w:ascii="Calibri" w:eastAsia="Times New Roman" w:hAnsi="Calibri" w:cs="Calibri"/>
          <w:kern w:val="0"/>
          <w14:ligatures w14:val="none"/>
        </w:rPr>
        <w:t>typically ordinary least squares or logistic regression</w:t>
      </w:r>
      <w:r w:rsidR="009A1237" w:rsidRPr="00641476">
        <w:rPr>
          <w:rFonts w:ascii="Calibri" w:eastAsia="Times New Roman" w:hAnsi="Calibri" w:cs="Calibri"/>
          <w:kern w:val="0"/>
          <w14:ligatures w14:val="none"/>
        </w:rPr>
        <w:t xml:space="preserve">, </w:t>
      </w:r>
      <w:r w:rsidRPr="00641476">
        <w:rPr>
          <w:rFonts w:ascii="Calibri" w:eastAsia="Times New Roman" w:hAnsi="Calibri" w:cs="Calibri"/>
          <w:kern w:val="0"/>
          <w14:ligatures w14:val="none"/>
        </w:rPr>
        <w:t>based on other observed characteristics.</w:t>
      </w:r>
    </w:p>
    <w:p w14:paraId="694FB91B" w14:textId="77777777" w:rsidR="001F683E" w:rsidRPr="00641476" w:rsidRDefault="001F683E" w:rsidP="007221E5">
      <w:pPr>
        <w:numPr>
          <w:ilvl w:val="0"/>
          <w:numId w:val="5"/>
        </w:numPr>
        <w:spacing w:before="100" w:beforeAutospacing="1" w:line="240" w:lineRule="auto"/>
        <w:rPr>
          <w:rFonts w:ascii="Calibri" w:eastAsia="Times New Roman" w:hAnsi="Calibri" w:cs="Calibri"/>
          <w:kern w:val="0"/>
          <w14:ligatures w14:val="none"/>
        </w:rPr>
      </w:pPr>
      <w:r w:rsidRPr="00641476">
        <w:rPr>
          <w:rFonts w:ascii="Calibri" w:eastAsia="Times New Roman" w:hAnsi="Calibri" w:cs="Calibri"/>
          <w:b/>
          <w:bCs/>
          <w:kern w:val="0"/>
          <w14:ligatures w14:val="none"/>
        </w:rPr>
        <w:t>Mean or Median Substitution:</w:t>
      </w:r>
      <w:r w:rsidRPr="00641476">
        <w:rPr>
          <w:rFonts w:ascii="Calibri" w:eastAsia="Times New Roman" w:hAnsi="Calibri" w:cs="Calibri"/>
          <w:kern w:val="0"/>
          <w14:ligatures w14:val="none"/>
        </w:rPr>
        <w:br/>
        <w:t>A simple approach that may be acceptable when the proportion of missing values is small (e.g., below 5 percent). Substitution should be performed within analytically meaningful groups, such as urban and rural strata, to preserve distributional characteristics.</w:t>
      </w:r>
    </w:p>
    <w:p w14:paraId="2B439CFE" w14:textId="45F8F51A" w:rsidR="001F683E" w:rsidRPr="00641476" w:rsidRDefault="001F683E" w:rsidP="001F683E">
      <w:pPr>
        <w:spacing w:before="100" w:beforeAutospacing="1" w:after="100" w:afterAutospacing="1" w:line="240" w:lineRule="auto"/>
        <w:rPr>
          <w:rFonts w:ascii="Calibri" w:eastAsia="Times New Roman" w:hAnsi="Calibri" w:cs="Calibri"/>
          <w:b/>
          <w:bCs/>
          <w:kern w:val="0"/>
          <w14:ligatures w14:val="none"/>
        </w:rPr>
      </w:pPr>
      <w:r w:rsidRPr="00641476">
        <w:rPr>
          <w:rFonts w:ascii="Calibri" w:eastAsia="Times New Roman" w:hAnsi="Calibri" w:cs="Calibri"/>
          <w:b/>
          <w:bCs/>
          <w:kern w:val="0"/>
          <w14:ligatures w14:val="none"/>
        </w:rPr>
        <w:t xml:space="preserve">Outliers </w:t>
      </w:r>
    </w:p>
    <w:p w14:paraId="48804869" w14:textId="3A9521B3" w:rsidR="00457C8B" w:rsidRPr="00641476" w:rsidRDefault="00457C8B">
      <w:pPr>
        <w:pStyle w:val="Heading2"/>
        <w:rPr>
          <w:rFonts w:ascii="Calibri" w:eastAsia="Times New Roman" w:hAnsi="Calibri" w:cs="Calibri"/>
          <w:b w:val="0"/>
          <w:color w:val="auto"/>
          <w:kern w:val="0"/>
          <w:sz w:val="24"/>
          <w:szCs w:val="24"/>
          <w14:ligatures w14:val="none"/>
        </w:rPr>
      </w:pPr>
      <w:r w:rsidRPr="00641476">
        <w:rPr>
          <w:rFonts w:ascii="Calibri" w:eastAsia="Times New Roman" w:hAnsi="Calibri" w:cs="Calibri"/>
          <w:b w:val="0"/>
          <w:color w:val="auto"/>
          <w:kern w:val="0"/>
          <w:sz w:val="24"/>
          <w:szCs w:val="24"/>
          <w14:ligatures w14:val="none"/>
        </w:rPr>
        <w:t xml:space="preserve">Outliers are not necessarily indicative of errors, as they may legitimately reflect the circumstances of observational units that differ substantially from the average. Nevertheless, it is good practice to flag and report such values. Outliers should be reviewed, where appropriate, in consultation with subject-matter experts. If an outlier is conclusively determined to represent an error, the value may be replaced with </w:t>
      </w:r>
      <w:r w:rsidR="00D93343" w:rsidRPr="00641476">
        <w:rPr>
          <w:rFonts w:ascii="Calibri" w:eastAsia="Times New Roman" w:hAnsi="Calibri" w:cs="Calibri"/>
          <w:b w:val="0"/>
          <w:color w:val="auto"/>
          <w:kern w:val="0"/>
          <w:sz w:val="24"/>
          <w:szCs w:val="24"/>
          <w14:ligatures w14:val="none"/>
        </w:rPr>
        <w:t>blank values</w:t>
      </w:r>
      <w:r w:rsidRPr="00641476">
        <w:rPr>
          <w:rFonts w:ascii="Calibri" w:eastAsia="Times New Roman" w:hAnsi="Calibri" w:cs="Calibri"/>
          <w:b w:val="0"/>
          <w:color w:val="auto"/>
          <w:kern w:val="0"/>
          <w:sz w:val="24"/>
          <w:szCs w:val="24"/>
          <w14:ligatures w14:val="none"/>
        </w:rPr>
        <w:t xml:space="preserve">. During </w:t>
      </w:r>
      <w:r w:rsidR="00983557" w:rsidRPr="00641476">
        <w:rPr>
          <w:rFonts w:ascii="Calibri" w:eastAsia="Times New Roman" w:hAnsi="Calibri" w:cs="Calibri"/>
          <w:b w:val="0"/>
          <w:color w:val="auto"/>
          <w:kern w:val="0"/>
          <w:sz w:val="24"/>
          <w:szCs w:val="24"/>
          <w14:ligatures w14:val="none"/>
        </w:rPr>
        <w:t>or prior to analysis</w:t>
      </w:r>
      <w:r w:rsidRPr="00641476">
        <w:rPr>
          <w:rFonts w:ascii="Calibri" w:eastAsia="Times New Roman" w:hAnsi="Calibri" w:cs="Calibri"/>
          <w:b w:val="0"/>
          <w:color w:val="auto"/>
          <w:kern w:val="0"/>
          <w:sz w:val="24"/>
          <w:szCs w:val="24"/>
          <w14:ligatures w14:val="none"/>
        </w:rPr>
        <w:t>, such missing values may then be imputed using the methods outlined above.</w:t>
      </w:r>
    </w:p>
    <w:p w14:paraId="17646622" w14:textId="66092EF2" w:rsidR="007A2BF2" w:rsidRPr="00641476" w:rsidRDefault="00F06E49">
      <w:pPr>
        <w:pStyle w:val="Heading2"/>
        <w:rPr>
          <w:rFonts w:ascii="Calibri" w:hAnsi="Calibri" w:cs="Calibri"/>
        </w:rPr>
      </w:pPr>
      <w:proofErr w:type="gramStart"/>
      <w:r w:rsidRPr="00641476">
        <w:rPr>
          <w:rFonts w:ascii="Calibri" w:hAnsi="Calibri" w:cs="Calibri"/>
        </w:rPr>
        <w:t>2</w:t>
      </w:r>
      <w:r w:rsidR="00B72620" w:rsidRPr="00641476">
        <w:rPr>
          <w:rFonts w:ascii="Calibri" w:hAnsi="Calibri" w:cs="Calibri"/>
        </w:rPr>
        <w:t>.</w:t>
      </w:r>
      <w:r w:rsidR="00BF7374">
        <w:rPr>
          <w:rFonts w:ascii="Calibri" w:hAnsi="Calibri" w:cs="Calibri"/>
        </w:rPr>
        <w:t>4</w:t>
      </w:r>
      <w:r w:rsidR="00980932" w:rsidRPr="00641476">
        <w:rPr>
          <w:rFonts w:ascii="Calibri" w:hAnsi="Calibri" w:cs="Calibri"/>
        </w:rPr>
        <w:t xml:space="preserve"> </w:t>
      </w:r>
      <w:r w:rsidR="00B72620" w:rsidRPr="00641476">
        <w:rPr>
          <w:rFonts w:ascii="Calibri" w:hAnsi="Calibri" w:cs="Calibri"/>
        </w:rPr>
        <w:t xml:space="preserve"> Anonymization</w:t>
      </w:r>
      <w:proofErr w:type="gramEnd"/>
    </w:p>
    <w:p w14:paraId="311219D9" w14:textId="095AE092" w:rsidR="005779AF" w:rsidRPr="00641476" w:rsidRDefault="005779AF" w:rsidP="005779AF">
      <w:pPr>
        <w:jc w:val="both"/>
        <w:rPr>
          <w:rFonts w:ascii="Calibri" w:eastAsia="Times New Roman" w:hAnsi="Calibri" w:cs="Calibri"/>
        </w:rPr>
      </w:pPr>
      <w:r w:rsidRPr="00641476">
        <w:rPr>
          <w:rFonts w:ascii="Calibri" w:eastAsia="Times New Roman" w:hAnsi="Calibri" w:cs="Calibri"/>
        </w:rPr>
        <w:t xml:space="preserve">Data anonymization is the process of modifying microdata to </w:t>
      </w:r>
      <w:r w:rsidR="00824B90" w:rsidRPr="00000F13">
        <w:rPr>
          <w:rFonts w:ascii="Calibri" w:eastAsia="Times New Roman" w:hAnsi="Calibri" w:cs="Calibri"/>
        </w:rPr>
        <w:t>substantially reduce the risk of</w:t>
      </w:r>
      <w:r w:rsidR="00824B90" w:rsidRPr="00641476">
        <w:rPr>
          <w:rFonts w:ascii="Calibri" w:eastAsia="Times New Roman" w:hAnsi="Calibri" w:cs="Calibri"/>
        </w:rPr>
        <w:t xml:space="preserve"> </w:t>
      </w:r>
      <w:r w:rsidRPr="00641476">
        <w:rPr>
          <w:rFonts w:ascii="Calibri" w:eastAsia="Times New Roman" w:hAnsi="Calibri" w:cs="Calibri"/>
        </w:rPr>
        <w:t xml:space="preserve">identification of survey respondents while preserving the dataset's analytical value. </w:t>
      </w:r>
      <w:r w:rsidR="008E65E9" w:rsidRPr="00000F13">
        <w:rPr>
          <w:rFonts w:ascii="Calibri" w:eastAsia="Times New Roman" w:hAnsi="Calibri" w:cs="Calibri"/>
        </w:rPr>
        <w:t xml:space="preserve">It does not guarantee that identification is </w:t>
      </w:r>
      <w:proofErr w:type="gramStart"/>
      <w:r w:rsidR="008E65E9" w:rsidRPr="00000F13">
        <w:rPr>
          <w:rFonts w:ascii="Calibri" w:eastAsia="Times New Roman" w:hAnsi="Calibri" w:cs="Calibri"/>
        </w:rPr>
        <w:t>impossible, but</w:t>
      </w:r>
      <w:proofErr w:type="gramEnd"/>
      <w:r w:rsidR="008E65E9" w:rsidRPr="00000F13">
        <w:rPr>
          <w:rFonts w:ascii="Calibri" w:eastAsia="Times New Roman" w:hAnsi="Calibri" w:cs="Calibri"/>
        </w:rPr>
        <w:t xml:space="preserve"> rather makes it very difficult or reduces the probability of identification to an acceptably low level.</w:t>
      </w:r>
      <w:r w:rsidR="008E65E9" w:rsidRPr="009E31CE">
        <w:rPr>
          <w:color w:val="2E74B5"/>
          <w:sz w:val="32"/>
          <w:szCs w:val="32"/>
        </w:rPr>
        <w:t> </w:t>
      </w:r>
      <w:r w:rsidRPr="00641476">
        <w:rPr>
          <w:rFonts w:ascii="Calibri" w:eastAsia="Times New Roman" w:hAnsi="Calibri" w:cs="Calibri"/>
        </w:rPr>
        <w:t>It ensures that no individual, household, establishment, or geographic unit can be identified, either directly through explicit personal identifiers or indirectly via combinations of quasi-identifying variables. In survey operations, anonymization is typically applied before dissemination</w:t>
      </w:r>
      <w:r w:rsidR="00976C83" w:rsidRPr="00641476">
        <w:rPr>
          <w:rFonts w:ascii="Calibri" w:eastAsia="Times New Roman" w:hAnsi="Calibri" w:cs="Calibri"/>
        </w:rPr>
        <w:t xml:space="preserve"> to ensure privacy of the respondents</w:t>
      </w:r>
      <w:r w:rsidRPr="00641476">
        <w:rPr>
          <w:rFonts w:ascii="Calibri" w:eastAsia="Times New Roman" w:hAnsi="Calibri" w:cs="Calibri"/>
        </w:rPr>
        <w:t>.</w:t>
      </w:r>
    </w:p>
    <w:p w14:paraId="1E7676BF" w14:textId="1230374F" w:rsidR="005779AF" w:rsidRPr="00641476" w:rsidRDefault="005779AF" w:rsidP="005779AF">
      <w:pPr>
        <w:jc w:val="both"/>
        <w:rPr>
          <w:rFonts w:ascii="Calibri" w:eastAsia="Times New Roman" w:hAnsi="Calibri" w:cs="Calibri"/>
        </w:rPr>
      </w:pPr>
      <w:r w:rsidRPr="00641476">
        <w:rPr>
          <w:rFonts w:ascii="Calibri" w:eastAsia="Times New Roman" w:hAnsi="Calibri" w:cs="Calibri"/>
        </w:rPr>
        <w:t xml:space="preserve">The need for data anonymization stems from its role in providing ethical and legal safeguards, including the protection of respondent privacy and confidentiality, adherence to commitments made during informed consent, and compliance with national data-protection laws and </w:t>
      </w:r>
      <w:r w:rsidRPr="00641476">
        <w:rPr>
          <w:rFonts w:ascii="Calibri" w:eastAsia="Times New Roman" w:hAnsi="Calibri" w:cs="Calibri"/>
        </w:rPr>
        <w:lastRenderedPageBreak/>
        <w:t>international guidelines such as the UN Fundamental Principles of Official Statistics</w:t>
      </w:r>
      <w:r w:rsidR="00C918A2" w:rsidRPr="00641476">
        <w:rPr>
          <w:rStyle w:val="FootnoteReference"/>
          <w:rFonts w:ascii="Calibri" w:eastAsia="Times New Roman" w:hAnsi="Calibri" w:cs="Calibri"/>
        </w:rPr>
        <w:footnoteReference w:id="4"/>
      </w:r>
      <w:r w:rsidR="00E81D48" w:rsidRPr="00E81D48">
        <w:rPr>
          <w:b/>
          <w:bCs/>
          <w:color w:val="2E74B5"/>
          <w:sz w:val="32"/>
          <w:szCs w:val="32"/>
        </w:rPr>
        <w:t xml:space="preserve"> </w:t>
      </w:r>
      <w:r w:rsidR="00E81D48" w:rsidRPr="00000F13">
        <w:rPr>
          <w:rFonts w:ascii="Calibri" w:eastAsia="Times New Roman" w:hAnsi="Calibri" w:cs="Calibri"/>
        </w:rPr>
        <w:t>and the World Bank Data Quality Policy</w:t>
      </w:r>
      <w:r w:rsidRPr="00641476">
        <w:rPr>
          <w:rFonts w:ascii="Calibri" w:eastAsia="Times New Roman" w:hAnsi="Calibri" w:cs="Calibri"/>
        </w:rPr>
        <w:t>. By minimizing disclosure risks</w:t>
      </w:r>
      <w:r w:rsidR="00AD210E" w:rsidRPr="00641476">
        <w:rPr>
          <w:rFonts w:ascii="Calibri" w:eastAsia="Times New Roman" w:hAnsi="Calibri" w:cs="Calibri"/>
        </w:rPr>
        <w:t xml:space="preserve">, </w:t>
      </w:r>
      <w:r w:rsidRPr="00641476">
        <w:rPr>
          <w:rFonts w:ascii="Calibri" w:eastAsia="Times New Roman" w:hAnsi="Calibri" w:cs="Calibri"/>
        </w:rPr>
        <w:t>especially when microdata is shared with external users</w:t>
      </w:r>
      <w:r w:rsidR="00AD210E" w:rsidRPr="00641476">
        <w:rPr>
          <w:rFonts w:ascii="Calibri" w:eastAsia="Times New Roman" w:hAnsi="Calibri" w:cs="Calibri"/>
        </w:rPr>
        <w:t xml:space="preserve">, </w:t>
      </w:r>
      <w:r w:rsidRPr="00641476">
        <w:rPr>
          <w:rFonts w:ascii="Calibri" w:eastAsia="Times New Roman" w:hAnsi="Calibri" w:cs="Calibri"/>
        </w:rPr>
        <w:t>anonymization also enables safe data dissemination, fostering greater research collaboration without compromising participant trust.</w:t>
      </w:r>
    </w:p>
    <w:p w14:paraId="41B639DB" w14:textId="31FBBC19" w:rsidR="005779AF" w:rsidRDefault="005779AF" w:rsidP="005779AF">
      <w:pPr>
        <w:jc w:val="both"/>
        <w:rPr>
          <w:rFonts w:ascii="Calibri" w:eastAsia="Times New Roman" w:hAnsi="Calibri" w:cs="Calibri"/>
        </w:rPr>
      </w:pPr>
      <w:r w:rsidRPr="00641476">
        <w:rPr>
          <w:rFonts w:ascii="Calibri" w:eastAsia="Times New Roman" w:hAnsi="Calibri" w:cs="Calibri"/>
        </w:rPr>
        <w:t xml:space="preserve">Survey data anonymization is generally implemented in two stages: an initial pre-analysis phase and a final pre-publication phase. The initial stage occurs early in data processing. It focuses on identifying and removing direct personal identifiers, such as names, phone numbers, addresses, fieldworker names and IDs, email addresses, and other explicit PII. The second stage takes place after data </w:t>
      </w:r>
      <w:r w:rsidR="00141E75">
        <w:rPr>
          <w:rFonts w:ascii="Calibri" w:eastAsia="Times New Roman" w:hAnsi="Calibri" w:cs="Calibri"/>
        </w:rPr>
        <w:t>processing</w:t>
      </w:r>
      <w:r w:rsidRPr="00641476">
        <w:rPr>
          <w:rFonts w:ascii="Calibri" w:eastAsia="Times New Roman" w:hAnsi="Calibri" w:cs="Calibri"/>
        </w:rPr>
        <w:t xml:space="preserve"> is complete and addresses the risk of re-identification from indirect identifiers through advanced techniques, including encoding or masking variables, aggregating categories, applying top- or bottom-coding to extreme values, geographic masking via offsetting or removal, and eliminating rare combinations that could uniquely pinpoint respondents</w:t>
      </w:r>
      <w:r w:rsidR="002C1D17">
        <w:rPr>
          <w:rFonts w:ascii="Calibri" w:eastAsia="Times New Roman" w:hAnsi="Calibri" w:cs="Calibri"/>
        </w:rPr>
        <w:t xml:space="preserve"> </w:t>
      </w:r>
      <w:r w:rsidR="002C1D17" w:rsidRPr="00000F13">
        <w:rPr>
          <w:rFonts w:ascii="Calibri" w:eastAsia="Times New Roman" w:hAnsi="Calibri" w:cs="Calibri"/>
        </w:rPr>
        <w:t xml:space="preserve">For detailed operational guidance on statistical disclosure control for microdata, analysts are encouraged to consult Benschop and Welch (n.d.), a guide developed by </w:t>
      </w:r>
      <w:r w:rsidR="002A4CC2">
        <w:rPr>
          <w:rFonts w:ascii="Calibri" w:eastAsia="Times New Roman" w:hAnsi="Calibri" w:cs="Calibri"/>
        </w:rPr>
        <w:t>the Development Data Group (</w:t>
      </w:r>
      <w:r w:rsidR="002C1D17" w:rsidRPr="00000F13">
        <w:rPr>
          <w:rFonts w:ascii="Calibri" w:eastAsia="Times New Roman" w:hAnsi="Calibri" w:cs="Calibri"/>
        </w:rPr>
        <w:t>DECDG</w:t>
      </w:r>
      <w:r w:rsidR="002A4CC2">
        <w:rPr>
          <w:rFonts w:ascii="Calibri" w:eastAsia="Times New Roman" w:hAnsi="Calibri" w:cs="Calibri"/>
        </w:rPr>
        <w:t>)</w:t>
      </w:r>
      <w:r w:rsidRPr="00641476">
        <w:rPr>
          <w:rFonts w:ascii="Calibri" w:eastAsia="Times New Roman" w:hAnsi="Calibri" w:cs="Calibri"/>
        </w:rPr>
        <w:t>.</w:t>
      </w:r>
    </w:p>
    <w:p w14:paraId="6B97A2EC" w14:textId="77777777" w:rsidR="00875A14" w:rsidRDefault="00875A14" w:rsidP="005779AF">
      <w:pPr>
        <w:jc w:val="both"/>
        <w:rPr>
          <w:rFonts w:ascii="Calibri" w:eastAsia="Times New Roman" w:hAnsi="Calibri" w:cs="Calibri"/>
        </w:rPr>
      </w:pPr>
    </w:p>
    <w:p w14:paraId="08750AD6" w14:textId="67EA965A" w:rsidR="0004732F" w:rsidRPr="00F92598" w:rsidRDefault="0004732F" w:rsidP="00F92598">
      <w:pPr>
        <w:pStyle w:val="Heading2"/>
      </w:pPr>
      <w:r w:rsidRPr="00F92598">
        <w:t>2.5 Reproducible Workflows and Version Control </w:t>
      </w:r>
    </w:p>
    <w:p w14:paraId="0D2D6DD1" w14:textId="77777777" w:rsidR="0004732F" w:rsidRPr="00F92598" w:rsidRDefault="0004732F" w:rsidP="0004732F">
      <w:pPr>
        <w:rPr>
          <w:rFonts w:ascii="Calibri" w:eastAsia="Times New Roman" w:hAnsi="Calibri" w:cs="Calibri"/>
        </w:rPr>
      </w:pPr>
      <w:r w:rsidRPr="00F92598">
        <w:rPr>
          <w:rFonts w:ascii="Calibri" w:eastAsia="Times New Roman" w:hAnsi="Calibri" w:cs="Calibri"/>
        </w:rPr>
        <w:t xml:space="preserve">A core requirement of post-collection data processing is that all steps </w:t>
      </w:r>
      <w:proofErr w:type="gramStart"/>
      <w:r w:rsidRPr="00F92598">
        <w:rPr>
          <w:rFonts w:ascii="Calibri" w:eastAsia="Times New Roman" w:hAnsi="Calibri" w:cs="Calibri"/>
        </w:rPr>
        <w:t>be</w:t>
      </w:r>
      <w:proofErr w:type="gramEnd"/>
      <w:r w:rsidRPr="00F92598">
        <w:rPr>
          <w:rFonts w:ascii="Calibri" w:eastAsia="Times New Roman" w:hAnsi="Calibri" w:cs="Calibri"/>
        </w:rPr>
        <w:t xml:space="preserve"> fully reproducible and traceable. This means that every transformation applied to </w:t>
      </w:r>
      <w:proofErr w:type="gramStart"/>
      <w:r w:rsidRPr="00F92598">
        <w:rPr>
          <w:rFonts w:ascii="Calibri" w:eastAsia="Times New Roman" w:hAnsi="Calibri" w:cs="Calibri"/>
        </w:rPr>
        <w:t>the raw</w:t>
      </w:r>
      <w:proofErr w:type="gramEnd"/>
      <w:r w:rsidRPr="00F92598">
        <w:rPr>
          <w:rFonts w:ascii="Calibri" w:eastAsia="Times New Roman" w:hAnsi="Calibri" w:cs="Calibri"/>
        </w:rPr>
        <w:t xml:space="preserve"> data, including cleaning decisions, recoding, imputation, and the dropping of variables, must be captured in documented processing scripts (e.g., Stata do-files, R scripts, or Python notebooks). These scripts should be organized, commented, and stored systematically so that another analyst can replicate the entire processing workflow from the raw data to the final dissemination-ready dataset.</w:t>
      </w:r>
    </w:p>
    <w:p w14:paraId="22DA95A3" w14:textId="77777777" w:rsidR="0004732F" w:rsidRPr="00F92598" w:rsidRDefault="0004732F" w:rsidP="0004732F">
      <w:pPr>
        <w:rPr>
          <w:rFonts w:ascii="Calibri" w:eastAsia="Times New Roman" w:hAnsi="Calibri" w:cs="Calibri"/>
        </w:rPr>
      </w:pPr>
      <w:r w:rsidRPr="00F92598">
        <w:rPr>
          <w:rFonts w:ascii="Calibri" w:eastAsia="Times New Roman" w:hAnsi="Calibri" w:cs="Calibri"/>
        </w:rPr>
        <w:t>Version control platforms such as GitHub should be used to manage processing code, track changes over time, and maintain an audit trail. This enables teams to identify when and why a particular decision was made. Log files generated during processing runs should also be retained as part of the audit trail.</w:t>
      </w:r>
    </w:p>
    <w:p w14:paraId="36AB5639" w14:textId="77777777" w:rsidR="0004732F" w:rsidRPr="00F92598" w:rsidRDefault="0004732F" w:rsidP="0004732F">
      <w:pPr>
        <w:rPr>
          <w:rFonts w:ascii="Calibri" w:eastAsia="Times New Roman" w:hAnsi="Calibri" w:cs="Calibri"/>
        </w:rPr>
      </w:pPr>
      <w:r w:rsidRPr="00F92598">
        <w:rPr>
          <w:rFonts w:ascii="Calibri" w:eastAsia="Times New Roman" w:hAnsi="Calibri" w:cs="Calibri"/>
        </w:rPr>
        <w:t>Processing code and associated logs should be stored in a designated repository and linked to the dataset documentation.</w:t>
      </w:r>
    </w:p>
    <w:p w14:paraId="42FC5099" w14:textId="1E35E30F" w:rsidR="0004732F" w:rsidRDefault="0004732F" w:rsidP="005779AF">
      <w:pPr>
        <w:jc w:val="both"/>
        <w:rPr>
          <w:rFonts w:ascii="Calibri" w:eastAsia="Times New Roman" w:hAnsi="Calibri" w:cs="Calibri"/>
        </w:rPr>
      </w:pPr>
    </w:p>
    <w:p w14:paraId="0B789EF4" w14:textId="02B2056B" w:rsidR="003079DA" w:rsidRPr="00F92598" w:rsidRDefault="003079DA" w:rsidP="00F92598">
      <w:pPr>
        <w:pStyle w:val="Heading2"/>
      </w:pPr>
      <w:r w:rsidRPr="00F92598">
        <w:lastRenderedPageBreak/>
        <w:t>2.6 Secure Handling of Raw and Intermediate Data </w:t>
      </w:r>
    </w:p>
    <w:p w14:paraId="2D76AE9D" w14:textId="77777777" w:rsidR="003079DA" w:rsidRPr="00D679DD" w:rsidRDefault="003079DA" w:rsidP="003079DA">
      <w:pPr>
        <w:rPr>
          <w:rFonts w:ascii="Calibri" w:eastAsia="Times New Roman" w:hAnsi="Calibri" w:cs="Calibri"/>
        </w:rPr>
      </w:pPr>
      <w:r w:rsidRPr="00F92598">
        <w:rPr>
          <w:rFonts w:ascii="Calibri" w:eastAsia="Times New Roman" w:hAnsi="Calibri" w:cs="Calibri"/>
        </w:rPr>
        <w:t>While anonymization protects data before dissemination, the handling of identifiable raw and intermediate datasets during the processing phase also requires careful attention. The following principles should be observed:</w:t>
      </w:r>
    </w:p>
    <w:p w14:paraId="3D158AD0" w14:textId="77777777" w:rsidR="003079DA" w:rsidRPr="00D679DD" w:rsidRDefault="003079DA" w:rsidP="003079DA">
      <w:pPr>
        <w:numPr>
          <w:ilvl w:val="0"/>
          <w:numId w:val="25"/>
        </w:numPr>
        <w:spacing w:after="0" w:line="240" w:lineRule="auto"/>
        <w:rPr>
          <w:rFonts w:ascii="Calibri" w:eastAsia="Times New Roman" w:hAnsi="Calibri" w:cs="Calibri"/>
        </w:rPr>
      </w:pPr>
      <w:r w:rsidRPr="00D679DD">
        <w:rPr>
          <w:rFonts w:ascii="Calibri" w:eastAsia="Times New Roman" w:hAnsi="Calibri" w:cs="Calibri"/>
        </w:rPr>
        <w:t>Raw data containing PII must be stored in secure, access-controlled environments. Access should be limited to authorized team members only, using role-based permissions.</w:t>
      </w:r>
    </w:p>
    <w:p w14:paraId="7E7B15DD" w14:textId="77777777" w:rsidR="003079DA" w:rsidRPr="00D679DD" w:rsidRDefault="003079DA" w:rsidP="003079DA">
      <w:pPr>
        <w:numPr>
          <w:ilvl w:val="0"/>
          <w:numId w:val="25"/>
        </w:numPr>
        <w:spacing w:after="0" w:line="240" w:lineRule="auto"/>
        <w:rPr>
          <w:rFonts w:ascii="Calibri" w:eastAsia="Times New Roman" w:hAnsi="Calibri" w:cs="Calibri"/>
        </w:rPr>
      </w:pPr>
      <w:r w:rsidRPr="00D679DD">
        <w:rPr>
          <w:rFonts w:ascii="Calibri" w:eastAsia="Times New Roman" w:hAnsi="Calibri" w:cs="Calibri"/>
        </w:rPr>
        <w:t>Intermediate datasets produced during processing (e.g., partially cleaned datasets that still contain PII) should be subject to the same access controls as the raw data and should not be shared externally.</w:t>
      </w:r>
    </w:p>
    <w:p w14:paraId="5302CA5A" w14:textId="77777777" w:rsidR="003079DA" w:rsidRPr="00D679DD" w:rsidRDefault="003079DA" w:rsidP="003079DA">
      <w:pPr>
        <w:numPr>
          <w:ilvl w:val="0"/>
          <w:numId w:val="25"/>
        </w:numPr>
        <w:spacing w:after="0" w:line="240" w:lineRule="auto"/>
        <w:rPr>
          <w:rFonts w:ascii="Calibri" w:eastAsia="Times New Roman" w:hAnsi="Calibri" w:cs="Calibri"/>
        </w:rPr>
      </w:pPr>
      <w:r w:rsidRPr="00D679DD">
        <w:rPr>
          <w:rFonts w:ascii="Calibri" w:eastAsia="Times New Roman" w:hAnsi="Calibri" w:cs="Calibri"/>
        </w:rPr>
        <w:t>Clear retention policies should be established for non-anonymized intermediate datasets, specifying how long they are retained and when they should be securely deleted.</w:t>
      </w:r>
    </w:p>
    <w:p w14:paraId="2D19BD55" w14:textId="77777777" w:rsidR="003079DA" w:rsidRPr="00D679DD" w:rsidRDefault="003079DA" w:rsidP="003079DA">
      <w:pPr>
        <w:numPr>
          <w:ilvl w:val="0"/>
          <w:numId w:val="25"/>
        </w:numPr>
        <w:spacing w:after="0" w:line="240" w:lineRule="auto"/>
        <w:rPr>
          <w:rFonts w:ascii="Calibri" w:eastAsia="Times New Roman" w:hAnsi="Calibri" w:cs="Calibri"/>
        </w:rPr>
      </w:pPr>
      <w:r w:rsidRPr="00D679DD">
        <w:rPr>
          <w:rFonts w:ascii="Calibri" w:eastAsia="Times New Roman" w:hAnsi="Calibri" w:cs="Calibri"/>
        </w:rPr>
        <w:t>When datasets need to be transferred between team members or institutions, secure transfer protocols must be used. Sending identifiable data via unencrypted email attachments is not acceptable.</w:t>
      </w:r>
    </w:p>
    <w:p w14:paraId="4F81292A" w14:textId="77777777" w:rsidR="003079DA" w:rsidRPr="00D679DD" w:rsidRDefault="003079DA" w:rsidP="003079DA">
      <w:pPr>
        <w:numPr>
          <w:ilvl w:val="0"/>
          <w:numId w:val="25"/>
        </w:numPr>
        <w:spacing w:after="0" w:line="240" w:lineRule="auto"/>
        <w:rPr>
          <w:rFonts w:ascii="Calibri" w:eastAsia="Times New Roman" w:hAnsi="Calibri" w:cs="Calibri"/>
        </w:rPr>
      </w:pPr>
      <w:r w:rsidRPr="00D679DD">
        <w:rPr>
          <w:rFonts w:ascii="Calibri" w:eastAsia="Times New Roman" w:hAnsi="Calibri" w:cs="Calibri"/>
        </w:rPr>
        <w:t>A data risk assessment should be conducted at the start of the processing phase to identify and mitigate potential risks to confidentiality.</w:t>
      </w:r>
    </w:p>
    <w:p w14:paraId="3B8BB3D5" w14:textId="77777777" w:rsidR="003079DA" w:rsidRDefault="003079DA" w:rsidP="005779AF">
      <w:pPr>
        <w:jc w:val="both"/>
        <w:rPr>
          <w:rFonts w:ascii="Calibri" w:eastAsia="Times New Roman" w:hAnsi="Calibri" w:cs="Calibri"/>
        </w:rPr>
      </w:pPr>
    </w:p>
    <w:p w14:paraId="3320BC02" w14:textId="0832D6EB" w:rsidR="00526533" w:rsidRPr="00A42371" w:rsidRDefault="00526533" w:rsidP="007810D1">
      <w:pPr>
        <w:pStyle w:val="Heading2"/>
      </w:pPr>
      <w:r w:rsidRPr="00A42371">
        <w:t>2.7 Communicating and Escalating Data Quality Issues </w:t>
      </w:r>
    </w:p>
    <w:p w14:paraId="1F561F5F" w14:textId="6EB9E8FF" w:rsidR="00D30E76" w:rsidRPr="00A42371" w:rsidRDefault="00042187" w:rsidP="00526533">
      <w:pPr>
        <w:rPr>
          <w:rFonts w:ascii="Calibri" w:eastAsia="Times New Roman" w:hAnsi="Calibri" w:cs="Calibri"/>
        </w:rPr>
      </w:pPr>
      <w:r w:rsidRPr="00A42371">
        <w:rPr>
          <w:rFonts w:ascii="Calibri" w:eastAsia="Times New Roman" w:hAnsi="Calibri" w:cs="Calibri"/>
        </w:rPr>
        <w:t xml:space="preserve">Post-collection data processing </w:t>
      </w:r>
      <w:r w:rsidR="002233AE" w:rsidRPr="002233AE">
        <w:rPr>
          <w:rFonts w:ascii="Calibri" w:hAnsi="Calibri" w:cs="Calibri"/>
        </w:rPr>
        <w:t>may reveal significant</w:t>
      </w:r>
      <w:r w:rsidR="005151AE">
        <w:rPr>
          <w:rFonts w:ascii="Calibri" w:hAnsi="Calibri" w:cs="Calibri"/>
        </w:rPr>
        <w:t xml:space="preserve"> </w:t>
      </w:r>
      <w:r w:rsidRPr="00A42371">
        <w:rPr>
          <w:rFonts w:ascii="Calibri" w:eastAsia="Times New Roman" w:hAnsi="Calibri" w:cs="Calibri"/>
        </w:rPr>
        <w:t xml:space="preserve">quality issues that </w:t>
      </w:r>
      <w:r w:rsidR="002233AE" w:rsidRPr="002233AE">
        <w:rPr>
          <w:rFonts w:ascii="Calibri" w:hAnsi="Calibri" w:cs="Calibri"/>
        </w:rPr>
        <w:t>cannot</w:t>
      </w:r>
      <w:r w:rsidR="00305393">
        <w:rPr>
          <w:rFonts w:ascii="Calibri" w:hAnsi="Calibri" w:cs="Calibri"/>
        </w:rPr>
        <w:t xml:space="preserve"> </w:t>
      </w:r>
      <w:r w:rsidRPr="00A42371">
        <w:rPr>
          <w:rFonts w:ascii="Calibri" w:eastAsia="Times New Roman" w:hAnsi="Calibri" w:cs="Calibri"/>
        </w:rPr>
        <w:t xml:space="preserve">be </w:t>
      </w:r>
      <w:r w:rsidR="002233AE" w:rsidRPr="002233AE">
        <w:rPr>
          <w:rFonts w:ascii="Calibri" w:hAnsi="Calibri" w:cs="Calibri"/>
        </w:rPr>
        <w:t>addressed</w:t>
      </w:r>
      <w:r w:rsidRPr="00A42371">
        <w:rPr>
          <w:rFonts w:ascii="Calibri" w:eastAsia="Times New Roman" w:hAnsi="Calibri" w:cs="Calibri"/>
        </w:rPr>
        <w:t xml:space="preserve"> through editing alone. These </w:t>
      </w:r>
      <w:r w:rsidR="002233AE" w:rsidRPr="002233AE">
        <w:rPr>
          <w:rFonts w:ascii="Calibri" w:hAnsi="Calibri" w:cs="Calibri"/>
        </w:rPr>
        <w:t>issues should</w:t>
      </w:r>
      <w:r w:rsidRPr="00A42371">
        <w:rPr>
          <w:rFonts w:ascii="Calibri" w:eastAsia="Times New Roman" w:hAnsi="Calibri" w:cs="Calibri"/>
        </w:rPr>
        <w:t xml:space="preserve"> be communicated clearly and in a timely manner. The guidance </w:t>
      </w:r>
      <w:r w:rsidR="002233AE" w:rsidRPr="002233AE">
        <w:rPr>
          <w:rFonts w:ascii="Calibri" w:hAnsi="Calibri" w:cs="Calibri"/>
        </w:rPr>
        <w:t>below</w:t>
      </w:r>
      <w:r w:rsidR="005E6A5D">
        <w:rPr>
          <w:rFonts w:ascii="Calibri" w:hAnsi="Calibri" w:cs="Calibri"/>
        </w:rPr>
        <w:t xml:space="preserve"> </w:t>
      </w:r>
      <w:r w:rsidRPr="00A42371">
        <w:rPr>
          <w:rFonts w:ascii="Calibri" w:eastAsia="Times New Roman" w:hAnsi="Calibri" w:cs="Calibri"/>
        </w:rPr>
        <w:t>applies:</w:t>
      </w:r>
    </w:p>
    <w:p w14:paraId="75497F24" w14:textId="77777777" w:rsidR="00526533" w:rsidRPr="00A42371" w:rsidRDefault="00526533" w:rsidP="00526533">
      <w:pPr>
        <w:numPr>
          <w:ilvl w:val="0"/>
          <w:numId w:val="26"/>
        </w:numPr>
        <w:spacing w:after="0" w:line="240" w:lineRule="auto"/>
        <w:rPr>
          <w:rFonts w:ascii="Calibri" w:eastAsia="Times New Roman" w:hAnsi="Calibri" w:cs="Calibri"/>
        </w:rPr>
      </w:pPr>
      <w:r w:rsidRPr="00A42371">
        <w:rPr>
          <w:rFonts w:ascii="Calibri" w:eastAsia="Times New Roman" w:hAnsi="Calibri" w:cs="Calibri"/>
        </w:rPr>
        <w:t>When a material data quality issue is identified (e.g., a systematic error affecting a key variable, a large and unexplained proportion of missing values, or evidence of enumerator fraud), it should be escalated promptly to the survey task team leader and, where appropriate, to the data steward or relevant counterpart at the national statistics office.</w:t>
      </w:r>
    </w:p>
    <w:p w14:paraId="1F9F6D29" w14:textId="77777777" w:rsidR="00526533" w:rsidRPr="00A42371" w:rsidRDefault="00526533" w:rsidP="00526533">
      <w:pPr>
        <w:numPr>
          <w:ilvl w:val="0"/>
          <w:numId w:val="26"/>
        </w:numPr>
        <w:spacing w:after="0" w:line="240" w:lineRule="auto"/>
        <w:rPr>
          <w:rFonts w:ascii="Calibri" w:eastAsia="Times New Roman" w:hAnsi="Calibri" w:cs="Calibri"/>
        </w:rPr>
      </w:pPr>
      <w:r w:rsidRPr="00A42371">
        <w:rPr>
          <w:rFonts w:ascii="Calibri" w:eastAsia="Times New Roman" w:hAnsi="Calibri" w:cs="Calibri"/>
        </w:rPr>
        <w:t>A brief written record of the issue, its likely cause, the scope of affected records, and the resolution taken (or the reason it could not be resolved) should be maintained and shared with relevant stakeholders.</w:t>
      </w:r>
    </w:p>
    <w:p w14:paraId="422B72B8" w14:textId="77777777" w:rsidR="00526533" w:rsidRPr="00A42371" w:rsidRDefault="00526533" w:rsidP="00526533">
      <w:pPr>
        <w:numPr>
          <w:ilvl w:val="0"/>
          <w:numId w:val="26"/>
        </w:numPr>
        <w:spacing w:after="0" w:line="240" w:lineRule="auto"/>
        <w:rPr>
          <w:rFonts w:ascii="Calibri" w:eastAsia="Times New Roman" w:hAnsi="Calibri" w:cs="Calibri"/>
        </w:rPr>
      </w:pPr>
      <w:r w:rsidRPr="00A42371">
        <w:rPr>
          <w:rFonts w:ascii="Calibri" w:eastAsia="Times New Roman" w:hAnsi="Calibri" w:cs="Calibri"/>
        </w:rPr>
        <w:t>Any quality issues that could affect the interpretation of the final dataset should be disclosed in the dataset documentation and accompanying technical notes, so that data users are adequately informed.</w:t>
      </w:r>
    </w:p>
    <w:p w14:paraId="3C809DC5" w14:textId="77777777" w:rsidR="00412DB6" w:rsidRDefault="00412DB6" w:rsidP="005779AF">
      <w:pPr>
        <w:jc w:val="both"/>
        <w:rPr>
          <w:rFonts w:ascii="Calibri" w:eastAsia="Times New Roman" w:hAnsi="Calibri" w:cs="Calibri"/>
        </w:rPr>
      </w:pPr>
    </w:p>
    <w:p w14:paraId="7A943B7A" w14:textId="3D51FF53" w:rsidR="003855C6" w:rsidRPr="00240D63" w:rsidRDefault="003855C6" w:rsidP="007810D1">
      <w:pPr>
        <w:pStyle w:val="Heading2"/>
      </w:pPr>
      <w:r w:rsidRPr="00240D63">
        <w:lastRenderedPageBreak/>
        <w:t>2.8 Coherence, Comparability, and International Classifications </w:t>
      </w:r>
    </w:p>
    <w:p w14:paraId="23BABFC4" w14:textId="77777777" w:rsidR="003855C6" w:rsidRPr="00240D63" w:rsidRDefault="003855C6" w:rsidP="003855C6">
      <w:pPr>
        <w:rPr>
          <w:rFonts w:ascii="Calibri" w:eastAsia="Times New Roman" w:hAnsi="Calibri" w:cs="Calibri"/>
        </w:rPr>
      </w:pPr>
      <w:r w:rsidRPr="00240D63">
        <w:rPr>
          <w:rFonts w:ascii="Calibri" w:eastAsia="Times New Roman" w:hAnsi="Calibri" w:cs="Calibri"/>
        </w:rPr>
        <w:t>Beyond ensuring internal consistency within a dataset, survey data processing should promote coherence with recognized international standards and longitudinal comparability where applicable.</w:t>
      </w:r>
    </w:p>
    <w:p w14:paraId="4E5B9333" w14:textId="2FEA3618" w:rsidR="003855C6" w:rsidRPr="00240D63" w:rsidRDefault="003855C6" w:rsidP="003855C6">
      <w:pPr>
        <w:numPr>
          <w:ilvl w:val="0"/>
          <w:numId w:val="27"/>
        </w:numPr>
        <w:spacing w:after="0" w:line="240" w:lineRule="auto"/>
        <w:rPr>
          <w:rFonts w:ascii="Calibri" w:eastAsia="Times New Roman" w:hAnsi="Calibri" w:cs="Calibri"/>
        </w:rPr>
      </w:pPr>
      <w:r w:rsidRPr="00240D63">
        <w:rPr>
          <w:rFonts w:ascii="Calibri" w:eastAsia="Times New Roman" w:hAnsi="Calibri" w:cs="Calibri"/>
        </w:rPr>
        <w:t>When variables relate to internationally standardized concepts (e.g., industry, occupation), coding should follow established classification systems such as ISIC (International Standard Industrial Classification)</w:t>
      </w:r>
      <w:r w:rsidR="009959DF">
        <w:rPr>
          <w:rFonts w:ascii="Calibri" w:eastAsia="Times New Roman" w:hAnsi="Calibri" w:cs="Calibri"/>
        </w:rPr>
        <w:t xml:space="preserve"> or</w:t>
      </w:r>
      <w:r w:rsidRPr="00240D63">
        <w:rPr>
          <w:rFonts w:ascii="Calibri" w:eastAsia="Times New Roman" w:hAnsi="Calibri" w:cs="Calibri"/>
        </w:rPr>
        <w:t xml:space="preserve"> ISCO (International Standard Classification of Occupations). Deviations from these standards should be documented and justified.</w:t>
      </w:r>
    </w:p>
    <w:p w14:paraId="2A2AF2EE" w14:textId="563B56D4" w:rsidR="003855C6" w:rsidRPr="00240D63" w:rsidRDefault="003855C6" w:rsidP="003855C6">
      <w:pPr>
        <w:numPr>
          <w:ilvl w:val="0"/>
          <w:numId w:val="27"/>
        </w:numPr>
        <w:spacing w:after="0" w:line="240" w:lineRule="auto"/>
        <w:rPr>
          <w:rFonts w:ascii="Calibri" w:eastAsia="Times New Roman" w:hAnsi="Calibri" w:cs="Calibri"/>
        </w:rPr>
      </w:pPr>
      <w:r w:rsidRPr="00240D63">
        <w:rPr>
          <w:rFonts w:ascii="Calibri" w:eastAsia="Times New Roman" w:hAnsi="Calibri" w:cs="Calibri"/>
        </w:rPr>
        <w:t xml:space="preserve">For panel surveys or surveys that are part of a series, </w:t>
      </w:r>
      <w:r w:rsidR="00D734A7">
        <w:rPr>
          <w:rFonts w:ascii="Calibri" w:eastAsia="Times New Roman" w:hAnsi="Calibri" w:cs="Calibri"/>
        </w:rPr>
        <w:t>analyst</w:t>
      </w:r>
      <w:r w:rsidR="00D32D83">
        <w:rPr>
          <w:rFonts w:ascii="Calibri" w:eastAsia="Times New Roman" w:hAnsi="Calibri" w:cs="Calibri"/>
        </w:rPr>
        <w:t>s</w:t>
      </w:r>
      <w:r w:rsidRPr="00240D63">
        <w:rPr>
          <w:rFonts w:ascii="Calibri" w:eastAsia="Times New Roman" w:hAnsi="Calibri" w:cs="Calibri"/>
        </w:rPr>
        <w:t xml:space="preserve"> should document any changes in questionnaire design, coding, or processing procedures that may affect comparability over time. Where possible harmonization procedures should be applied to maintain longitudinal consistency.</w:t>
      </w:r>
    </w:p>
    <w:p w14:paraId="1F675B94" w14:textId="77777777" w:rsidR="003855C6" w:rsidRDefault="003855C6" w:rsidP="005779AF">
      <w:pPr>
        <w:jc w:val="both"/>
        <w:rPr>
          <w:rFonts w:ascii="Calibri" w:eastAsia="Times New Roman" w:hAnsi="Calibri" w:cs="Calibri"/>
        </w:rPr>
      </w:pPr>
    </w:p>
    <w:p w14:paraId="2B772E64" w14:textId="05087C27" w:rsidR="006A465A" w:rsidRPr="00240D63" w:rsidRDefault="006A465A" w:rsidP="00240D63">
      <w:pPr>
        <w:pStyle w:val="Heading2"/>
      </w:pPr>
      <w:r w:rsidRPr="00240D63">
        <w:t>2.9 Metadata Standards and Deposit </w:t>
      </w:r>
    </w:p>
    <w:p w14:paraId="163B8713" w14:textId="77777777" w:rsidR="006A465A" w:rsidRPr="00240D63" w:rsidRDefault="006A465A" w:rsidP="006A465A">
      <w:pPr>
        <w:rPr>
          <w:rFonts w:ascii="Calibri" w:eastAsia="Times New Roman" w:hAnsi="Calibri" w:cs="Calibri"/>
        </w:rPr>
      </w:pPr>
      <w:r w:rsidRPr="00240D63">
        <w:rPr>
          <w:rFonts w:ascii="Calibri" w:eastAsia="Times New Roman" w:hAnsi="Calibri" w:cs="Calibri"/>
        </w:rPr>
        <w:t>Variable naming and labeling, as described in Section 2.2, are necessary but not sufficient for adequate documentation. Standardized metadata files must also be produced and deposited in centralized catalogues.</w:t>
      </w:r>
    </w:p>
    <w:p w14:paraId="04B9A817" w14:textId="77777777" w:rsidR="006A465A" w:rsidRPr="00240D63" w:rsidRDefault="006A465A" w:rsidP="006A465A">
      <w:pPr>
        <w:numPr>
          <w:ilvl w:val="0"/>
          <w:numId w:val="28"/>
        </w:numPr>
        <w:spacing w:after="0" w:line="240" w:lineRule="auto"/>
        <w:rPr>
          <w:rFonts w:ascii="Calibri" w:eastAsia="Times New Roman" w:hAnsi="Calibri" w:cs="Calibri"/>
        </w:rPr>
      </w:pPr>
      <w:r w:rsidRPr="00240D63">
        <w:rPr>
          <w:rFonts w:ascii="Calibri" w:eastAsia="Times New Roman" w:hAnsi="Calibri" w:cs="Calibri"/>
        </w:rPr>
        <w:t>Metadata should be produced following recognized standards, such as the Data Documentation Initiative (DDI) standard or IHSN templates. DDI allows for the documentation of data processing steps and cleaning decisions alongside variable-level documentation, making it particularly well suited for survey microdata.</w:t>
      </w:r>
    </w:p>
    <w:p w14:paraId="61723912" w14:textId="77777777" w:rsidR="006A465A" w:rsidRPr="00240D63" w:rsidRDefault="006A465A" w:rsidP="006A465A">
      <w:pPr>
        <w:numPr>
          <w:ilvl w:val="0"/>
          <w:numId w:val="28"/>
        </w:numPr>
        <w:spacing w:after="0" w:line="240" w:lineRule="auto"/>
        <w:rPr>
          <w:rFonts w:ascii="Calibri" w:eastAsia="Times New Roman" w:hAnsi="Calibri" w:cs="Calibri"/>
        </w:rPr>
      </w:pPr>
      <w:r w:rsidRPr="00240D63">
        <w:rPr>
          <w:rFonts w:ascii="Calibri" w:eastAsia="Times New Roman" w:hAnsi="Calibri" w:cs="Calibri"/>
        </w:rPr>
        <w:t>Metadata files should document the survey instrument, the sample design, processing decisions, and any known data quality issues.</w:t>
      </w:r>
    </w:p>
    <w:p w14:paraId="760442A6" w14:textId="77777777" w:rsidR="006A465A" w:rsidRPr="00240D63" w:rsidRDefault="006A465A" w:rsidP="006A465A">
      <w:pPr>
        <w:numPr>
          <w:ilvl w:val="0"/>
          <w:numId w:val="28"/>
        </w:numPr>
        <w:spacing w:after="0" w:line="240" w:lineRule="auto"/>
        <w:rPr>
          <w:rFonts w:ascii="Calibri" w:eastAsia="Times New Roman" w:hAnsi="Calibri" w:cs="Calibri"/>
        </w:rPr>
      </w:pPr>
      <w:r w:rsidRPr="00240D63">
        <w:rPr>
          <w:rFonts w:ascii="Calibri" w:eastAsia="Times New Roman" w:hAnsi="Calibri" w:cs="Calibri"/>
        </w:rPr>
        <w:t>Completed metadata files must be deposited in the designated centralized catalogue in accordance with institutional requirements. Metadata deposit is not optional and should be treated as a mandatory step in the dissemination workflow.</w:t>
      </w:r>
    </w:p>
    <w:p w14:paraId="45CEA11F" w14:textId="77777777" w:rsidR="006A465A" w:rsidRDefault="006A465A" w:rsidP="005779AF">
      <w:pPr>
        <w:jc w:val="both"/>
        <w:rPr>
          <w:rFonts w:ascii="Calibri" w:eastAsia="Times New Roman" w:hAnsi="Calibri" w:cs="Calibri"/>
        </w:rPr>
      </w:pPr>
    </w:p>
    <w:p w14:paraId="1FFF531D" w14:textId="4861FD7D" w:rsidR="005B5E01" w:rsidRPr="00F733BF" w:rsidRDefault="005B5E01" w:rsidP="00F733BF">
      <w:pPr>
        <w:pStyle w:val="Heading2"/>
      </w:pPr>
      <w:r w:rsidRPr="00F733BF">
        <w:t>2.10 Access, Dissemination, and Archiving </w:t>
      </w:r>
    </w:p>
    <w:p w14:paraId="212436FC" w14:textId="6B2C3A31" w:rsidR="005B5E01" w:rsidRPr="00F733BF" w:rsidRDefault="005B5E01" w:rsidP="005B5E01">
      <w:pPr>
        <w:rPr>
          <w:rFonts w:ascii="Calibri" w:eastAsia="Times New Roman" w:hAnsi="Calibri" w:cs="Calibri"/>
        </w:rPr>
      </w:pPr>
      <w:r w:rsidRPr="00F733BF">
        <w:rPr>
          <w:rFonts w:ascii="Calibri" w:eastAsia="Times New Roman" w:hAnsi="Calibri" w:cs="Calibri"/>
        </w:rPr>
        <w:t xml:space="preserve">Preparing a cleaned dataset is not the final step in the data processing workflow. </w:t>
      </w:r>
      <w:r w:rsidR="00D8638E">
        <w:rPr>
          <w:rFonts w:ascii="Calibri" w:eastAsia="Times New Roman" w:hAnsi="Calibri" w:cs="Calibri"/>
        </w:rPr>
        <w:t>Analysts</w:t>
      </w:r>
      <w:r w:rsidRPr="00F733BF">
        <w:rPr>
          <w:rFonts w:ascii="Calibri" w:eastAsia="Times New Roman" w:hAnsi="Calibri" w:cs="Calibri"/>
        </w:rPr>
        <w:t xml:space="preserve"> are responsible for ensuring that datasets and their associated metadata are properly archived and disseminated in accordance with institutional policies.</w:t>
      </w:r>
    </w:p>
    <w:p w14:paraId="055E24E9" w14:textId="77777777" w:rsidR="005B5E01" w:rsidRPr="00F733BF" w:rsidRDefault="005B5E01" w:rsidP="005B5E01">
      <w:pPr>
        <w:numPr>
          <w:ilvl w:val="0"/>
          <w:numId w:val="29"/>
        </w:numPr>
        <w:spacing w:after="0" w:line="240" w:lineRule="auto"/>
        <w:rPr>
          <w:rFonts w:ascii="Calibri" w:eastAsia="Times New Roman" w:hAnsi="Calibri" w:cs="Calibri"/>
        </w:rPr>
      </w:pPr>
      <w:r w:rsidRPr="00F733BF">
        <w:rPr>
          <w:rFonts w:ascii="Calibri" w:eastAsia="Times New Roman" w:hAnsi="Calibri" w:cs="Calibri"/>
        </w:rPr>
        <w:t>Cleaned datasets and their metadata must be deposited in the designated institutional repository or data archive. Dataset deposit should be completed within the timeframe specified by the relevant data management policy.</w:t>
      </w:r>
    </w:p>
    <w:p w14:paraId="07BABD70" w14:textId="77777777" w:rsidR="005B5E01" w:rsidRPr="00F733BF" w:rsidRDefault="005B5E01" w:rsidP="005B5E01">
      <w:pPr>
        <w:numPr>
          <w:ilvl w:val="0"/>
          <w:numId w:val="29"/>
        </w:numPr>
        <w:spacing w:after="0" w:line="240" w:lineRule="auto"/>
        <w:rPr>
          <w:rFonts w:ascii="Calibri" w:eastAsia="Times New Roman" w:hAnsi="Calibri" w:cs="Calibri"/>
        </w:rPr>
      </w:pPr>
      <w:r w:rsidRPr="00F733BF">
        <w:rPr>
          <w:rFonts w:ascii="Calibri" w:eastAsia="Times New Roman" w:hAnsi="Calibri" w:cs="Calibri"/>
        </w:rPr>
        <w:t xml:space="preserve">Before dissemination, access categories must be specified (e.g., open access, licensed access, restricted access), </w:t>
      </w:r>
      <w:proofErr w:type="gramStart"/>
      <w:r w:rsidRPr="00F733BF">
        <w:rPr>
          <w:rFonts w:ascii="Calibri" w:eastAsia="Times New Roman" w:hAnsi="Calibri" w:cs="Calibri"/>
        </w:rPr>
        <w:t>taking into account</w:t>
      </w:r>
      <w:proofErr w:type="gramEnd"/>
      <w:r w:rsidRPr="00F733BF">
        <w:rPr>
          <w:rFonts w:ascii="Calibri" w:eastAsia="Times New Roman" w:hAnsi="Calibri" w:cs="Calibri"/>
        </w:rPr>
        <w:t xml:space="preserve"> the sensitivity of the data and any legal or ethical constraints identified during the anonymization phase.</w:t>
      </w:r>
    </w:p>
    <w:p w14:paraId="22022D68" w14:textId="77777777" w:rsidR="005B5E01" w:rsidRPr="00F733BF" w:rsidRDefault="005B5E01" w:rsidP="005B5E01">
      <w:pPr>
        <w:numPr>
          <w:ilvl w:val="0"/>
          <w:numId w:val="29"/>
        </w:numPr>
        <w:spacing w:after="0" w:line="240" w:lineRule="auto"/>
        <w:rPr>
          <w:rFonts w:ascii="Calibri" w:eastAsia="Times New Roman" w:hAnsi="Calibri" w:cs="Calibri"/>
        </w:rPr>
      </w:pPr>
      <w:r w:rsidRPr="00F733BF">
        <w:rPr>
          <w:rFonts w:ascii="Calibri" w:eastAsia="Times New Roman" w:hAnsi="Calibri" w:cs="Calibri"/>
        </w:rPr>
        <w:lastRenderedPageBreak/>
        <w:t>Licensing terms governing the use of the dataset must be clearly stated in the dataset documentation.</w:t>
      </w:r>
    </w:p>
    <w:p w14:paraId="4894BFB4" w14:textId="328F6B04" w:rsidR="005B5E01" w:rsidRPr="00F733BF" w:rsidRDefault="00D8638E" w:rsidP="005B5E01">
      <w:pPr>
        <w:numPr>
          <w:ilvl w:val="0"/>
          <w:numId w:val="29"/>
        </w:numPr>
        <w:spacing w:after="0" w:line="240" w:lineRule="auto"/>
        <w:rPr>
          <w:rFonts w:ascii="Calibri" w:eastAsia="Times New Roman" w:hAnsi="Calibri" w:cs="Calibri"/>
        </w:rPr>
      </w:pPr>
      <w:r>
        <w:rPr>
          <w:rFonts w:ascii="Calibri" w:eastAsia="Times New Roman" w:hAnsi="Calibri" w:cs="Calibri"/>
        </w:rPr>
        <w:t>Analyst</w:t>
      </w:r>
      <w:r w:rsidR="00F56FED">
        <w:rPr>
          <w:rFonts w:ascii="Calibri" w:eastAsia="Times New Roman" w:hAnsi="Calibri" w:cs="Calibri"/>
        </w:rPr>
        <w:t>s</w:t>
      </w:r>
      <w:r w:rsidR="005B5E01" w:rsidRPr="00F733BF">
        <w:rPr>
          <w:rFonts w:ascii="Calibri" w:eastAsia="Times New Roman" w:hAnsi="Calibri" w:cs="Calibri"/>
        </w:rPr>
        <w:t xml:space="preserve"> should familiarize themselves with the </w:t>
      </w:r>
      <w:r w:rsidR="00121B47">
        <w:rPr>
          <w:rFonts w:ascii="Calibri" w:eastAsia="Times New Roman" w:hAnsi="Calibri" w:cs="Calibri"/>
        </w:rPr>
        <w:t>Institution</w:t>
      </w:r>
      <w:r w:rsidR="005B5E01" w:rsidRPr="00897DAC">
        <w:rPr>
          <w:rFonts w:ascii="Calibri" w:eastAsia="Times New Roman" w:hAnsi="Calibri" w:cs="Calibri"/>
        </w:rPr>
        <w:t>'s</w:t>
      </w:r>
      <w:r w:rsidR="005B5E01" w:rsidRPr="00F733BF">
        <w:rPr>
          <w:rFonts w:ascii="Calibri" w:eastAsia="Times New Roman" w:hAnsi="Calibri" w:cs="Calibri"/>
        </w:rPr>
        <w:t xml:space="preserve"> archiving responsibilities and follow any additional procedures specified by the relevant data management unit.</w:t>
      </w:r>
    </w:p>
    <w:p w14:paraId="18BC1BD7" w14:textId="77777777" w:rsidR="005B5E01" w:rsidRDefault="005B5E01" w:rsidP="005779AF">
      <w:pPr>
        <w:jc w:val="both"/>
        <w:rPr>
          <w:rFonts w:ascii="Calibri" w:eastAsia="Times New Roman" w:hAnsi="Calibri" w:cs="Calibri"/>
        </w:rPr>
      </w:pPr>
    </w:p>
    <w:p w14:paraId="53A8A426" w14:textId="38F65306" w:rsidR="00B0242A" w:rsidRPr="00A42371" w:rsidRDefault="00B0242A" w:rsidP="00D619E0">
      <w:pPr>
        <w:pStyle w:val="Heading2"/>
      </w:pPr>
      <w:r w:rsidRPr="00A42371">
        <w:t>2.11 Interoperability and Responsible Use of Automated Tools </w:t>
      </w:r>
    </w:p>
    <w:p w14:paraId="07AE245E" w14:textId="2CA8029B" w:rsidR="00B0242A" w:rsidRPr="00A42371" w:rsidRDefault="00B0242A" w:rsidP="00B0242A">
      <w:pPr>
        <w:rPr>
          <w:rFonts w:ascii="Calibri" w:eastAsia="Times New Roman" w:hAnsi="Calibri" w:cs="Calibri"/>
        </w:rPr>
      </w:pPr>
      <w:r w:rsidRPr="00A42371">
        <w:rPr>
          <w:rFonts w:ascii="Calibri" w:eastAsia="Times New Roman" w:hAnsi="Calibri" w:cs="Calibri"/>
        </w:rPr>
        <w:t xml:space="preserve">As automated and AI-driven tools </w:t>
      </w:r>
      <w:proofErr w:type="gramStart"/>
      <w:r w:rsidRPr="00A42371">
        <w:rPr>
          <w:rFonts w:ascii="Calibri" w:eastAsia="Times New Roman" w:hAnsi="Calibri" w:cs="Calibri"/>
        </w:rPr>
        <w:t>become</w:t>
      </w:r>
      <w:proofErr w:type="gramEnd"/>
      <w:r w:rsidRPr="00A42371">
        <w:rPr>
          <w:rFonts w:ascii="Calibri" w:eastAsia="Times New Roman" w:hAnsi="Calibri" w:cs="Calibri"/>
        </w:rPr>
        <w:t xml:space="preserve"> more common in data processing workflows, </w:t>
      </w:r>
      <w:r w:rsidR="00E73828">
        <w:rPr>
          <w:rFonts w:ascii="Calibri" w:eastAsia="Times New Roman" w:hAnsi="Calibri" w:cs="Calibri"/>
        </w:rPr>
        <w:t xml:space="preserve">survey </w:t>
      </w:r>
      <w:r w:rsidRPr="00A42371">
        <w:rPr>
          <w:rFonts w:ascii="Calibri" w:eastAsia="Times New Roman" w:hAnsi="Calibri" w:cs="Calibri"/>
        </w:rPr>
        <w:t>teams should be aware of both their potential and their limitations.</w:t>
      </w:r>
    </w:p>
    <w:p w14:paraId="3EB5E677" w14:textId="77777777" w:rsidR="00B0242A" w:rsidRPr="00A42371" w:rsidRDefault="00B0242A" w:rsidP="00B0242A">
      <w:pPr>
        <w:numPr>
          <w:ilvl w:val="0"/>
          <w:numId w:val="30"/>
        </w:numPr>
        <w:spacing w:after="0" w:line="240" w:lineRule="auto"/>
        <w:rPr>
          <w:rFonts w:ascii="Calibri" w:eastAsia="Times New Roman" w:hAnsi="Calibri" w:cs="Calibri"/>
        </w:rPr>
      </w:pPr>
      <w:r w:rsidRPr="00A42371">
        <w:rPr>
          <w:rFonts w:ascii="Calibri" w:eastAsia="Times New Roman" w:hAnsi="Calibri" w:cs="Calibri"/>
        </w:rPr>
        <w:t xml:space="preserve">Datasets should be structured to maximize interoperability across statistical platforms. This includes using standard file formats (e.g., CSV, </w:t>
      </w:r>
      <w:proofErr w:type="gramStart"/>
      <w:r w:rsidRPr="00A42371">
        <w:rPr>
          <w:rFonts w:ascii="Calibri" w:eastAsia="Times New Roman" w:hAnsi="Calibri" w:cs="Calibri"/>
        </w:rPr>
        <w:t>Stata .</w:t>
      </w:r>
      <w:proofErr w:type="spellStart"/>
      <w:r w:rsidRPr="00A42371">
        <w:rPr>
          <w:rFonts w:ascii="Calibri" w:eastAsia="Times New Roman" w:hAnsi="Calibri" w:cs="Calibri"/>
        </w:rPr>
        <w:t>dta</w:t>
      </w:r>
      <w:proofErr w:type="spellEnd"/>
      <w:proofErr w:type="gramEnd"/>
      <w:r w:rsidRPr="00A42371">
        <w:rPr>
          <w:rFonts w:ascii="Calibri" w:eastAsia="Times New Roman" w:hAnsi="Calibri" w:cs="Calibri"/>
        </w:rPr>
        <w:t>), adhering to alphanumeric variable naming conventions (see Section 2.2), and producing DDI-compliant metadata.</w:t>
      </w:r>
    </w:p>
    <w:p w14:paraId="63574589" w14:textId="77777777" w:rsidR="00B0242A" w:rsidRPr="00A42371" w:rsidRDefault="00B0242A" w:rsidP="00B0242A">
      <w:pPr>
        <w:numPr>
          <w:ilvl w:val="0"/>
          <w:numId w:val="30"/>
        </w:numPr>
        <w:spacing w:after="0" w:line="240" w:lineRule="auto"/>
        <w:rPr>
          <w:rFonts w:ascii="Calibri" w:eastAsia="Times New Roman" w:hAnsi="Calibri" w:cs="Calibri"/>
        </w:rPr>
      </w:pPr>
      <w:r w:rsidRPr="00A42371">
        <w:rPr>
          <w:rFonts w:ascii="Calibri" w:eastAsia="Times New Roman" w:hAnsi="Calibri" w:cs="Calibri"/>
        </w:rPr>
        <w:t>When automated tools (e.g., machine learning algorithms for anomaly detection or AI-assisted coding) are used in the processing workflow, they should be evaluated carefully before adoption. Analysts should understand what the tool does, on what basis it makes decisions, and what its known limitations are.</w:t>
      </w:r>
    </w:p>
    <w:p w14:paraId="26137E99" w14:textId="77777777" w:rsidR="00B0242A" w:rsidRPr="00A42371" w:rsidRDefault="00B0242A" w:rsidP="00B0242A">
      <w:pPr>
        <w:numPr>
          <w:ilvl w:val="0"/>
          <w:numId w:val="30"/>
        </w:numPr>
        <w:spacing w:after="0" w:line="240" w:lineRule="auto"/>
        <w:rPr>
          <w:rFonts w:ascii="Calibri" w:eastAsia="Times New Roman" w:hAnsi="Calibri" w:cs="Calibri"/>
        </w:rPr>
      </w:pPr>
      <w:r w:rsidRPr="00A42371">
        <w:rPr>
          <w:rFonts w:ascii="Calibri" w:eastAsia="Times New Roman" w:hAnsi="Calibri" w:cs="Calibri"/>
        </w:rPr>
        <w:t xml:space="preserve">Decisions made by automated tools should be reviewed by a qualified analyst before being applied to the data. Automated </w:t>
      </w:r>
      <w:proofErr w:type="gramStart"/>
      <w:r w:rsidRPr="00A42371">
        <w:rPr>
          <w:rFonts w:ascii="Calibri" w:eastAsia="Times New Roman" w:hAnsi="Calibri" w:cs="Calibri"/>
        </w:rPr>
        <w:t>outputs</w:t>
      </w:r>
      <w:proofErr w:type="gramEnd"/>
      <w:r w:rsidRPr="00A42371">
        <w:rPr>
          <w:rFonts w:ascii="Calibri" w:eastAsia="Times New Roman" w:hAnsi="Calibri" w:cs="Calibri"/>
        </w:rPr>
        <w:t xml:space="preserve"> should not be accepted uncritically.</w:t>
      </w:r>
    </w:p>
    <w:p w14:paraId="115CA3F2" w14:textId="54EC87A7" w:rsidR="00B0242A" w:rsidRPr="00641476" w:rsidRDefault="00B0242A" w:rsidP="00B0242A">
      <w:pPr>
        <w:jc w:val="both"/>
        <w:rPr>
          <w:rFonts w:ascii="Calibri" w:eastAsia="Times New Roman" w:hAnsi="Calibri" w:cs="Calibri"/>
        </w:rPr>
      </w:pPr>
      <w:r w:rsidRPr="00A42371">
        <w:rPr>
          <w:rFonts w:ascii="Calibri" w:eastAsia="Times New Roman" w:hAnsi="Calibri" w:cs="Calibri"/>
        </w:rPr>
        <w:t>The use of any automated tool in the processing workflow should be documented in the processing scripts and metadata.</w:t>
      </w:r>
    </w:p>
    <w:p w14:paraId="6342885B" w14:textId="1E427E43" w:rsidR="00953E6A" w:rsidRPr="00641476" w:rsidRDefault="00374965" w:rsidP="00953E6A">
      <w:pPr>
        <w:pStyle w:val="Heading1"/>
        <w:rPr>
          <w:rFonts w:ascii="Calibri" w:hAnsi="Calibri" w:cs="Calibri"/>
        </w:rPr>
      </w:pPr>
      <w:r w:rsidRPr="00641476">
        <w:rPr>
          <w:rFonts w:ascii="Calibri" w:hAnsi="Calibri" w:cs="Calibri"/>
        </w:rPr>
        <w:t>3.</w:t>
      </w:r>
      <w:r w:rsidR="00953E6A" w:rsidRPr="00641476">
        <w:rPr>
          <w:rFonts w:ascii="Calibri" w:hAnsi="Calibri" w:cs="Calibri"/>
        </w:rPr>
        <w:t xml:space="preserve"> References </w:t>
      </w:r>
    </w:p>
    <w:p w14:paraId="345A84A4" w14:textId="4CAAC441" w:rsidR="00106312" w:rsidRDefault="00A64E9D" w:rsidP="007221E5">
      <w:pPr>
        <w:pStyle w:val="ListParagraph"/>
        <w:numPr>
          <w:ilvl w:val="0"/>
          <w:numId w:val="6"/>
        </w:numPr>
        <w:jc w:val="both"/>
        <w:rPr>
          <w:rFonts w:ascii="Calibri" w:eastAsia="Times New Roman" w:hAnsi="Calibri" w:cs="Calibri"/>
          <w:noProof/>
          <w:kern w:val="0"/>
        </w:rPr>
      </w:pPr>
      <w:r w:rsidRPr="00D679DD">
        <w:rPr>
          <w:rFonts w:ascii="Calibri" w:eastAsia="Times New Roman" w:hAnsi="Calibri" w:cs="Calibri"/>
          <w:noProof/>
          <w:kern w:val="0"/>
        </w:rPr>
        <w:t>Benschop, T. and Welch, M. (n.d.) Statistical Disclosure Control for Microdata: A Practice Guide. DECDG, World Bank. </w:t>
      </w:r>
      <w:r w:rsidR="00106312" w:rsidRPr="00106312">
        <w:rPr>
          <w:rFonts w:ascii="Calibri" w:eastAsia="Times New Roman" w:hAnsi="Calibri" w:cs="Calibri"/>
          <w:noProof/>
          <w:kern w:val="0"/>
        </w:rPr>
        <w:t xml:space="preserve"> </w:t>
      </w:r>
      <w:hyperlink r:id="rId8" w:history="1">
        <w:r w:rsidR="00A92CFE" w:rsidRPr="00471E72">
          <w:rPr>
            <w:rStyle w:val="Hyperlink"/>
          </w:rPr>
          <w:t>https://sdcpractice.readthedocs.io/en/latest/</w:t>
        </w:r>
      </w:hyperlink>
    </w:p>
    <w:p w14:paraId="25CFCFB3" w14:textId="0EA6E98D" w:rsidR="00095A75" w:rsidRPr="00641476" w:rsidRDefault="00095A75" w:rsidP="007221E5">
      <w:pPr>
        <w:pStyle w:val="ListParagraph"/>
        <w:numPr>
          <w:ilvl w:val="0"/>
          <w:numId w:val="6"/>
        </w:numPr>
        <w:jc w:val="both"/>
        <w:rPr>
          <w:rFonts w:ascii="Calibri" w:eastAsia="Times New Roman" w:hAnsi="Calibri" w:cs="Calibri"/>
          <w:noProof/>
          <w:kern w:val="0"/>
        </w:rPr>
      </w:pPr>
      <w:r w:rsidRPr="00641476">
        <w:rPr>
          <w:rFonts w:ascii="Calibri" w:eastAsia="Times New Roman" w:hAnsi="Calibri" w:cs="Calibri"/>
          <w:noProof/>
          <w:kern w:val="0"/>
        </w:rPr>
        <w:t>Food and Agriculture Organization of the United Nations (FAO), FAO Data and Statistical Standard Series — Data editing and validation of input data, 2019</w:t>
      </w:r>
    </w:p>
    <w:p w14:paraId="305FD647" w14:textId="77777777" w:rsidR="00095A75" w:rsidRPr="00641476" w:rsidRDefault="00095A75" w:rsidP="00095A75">
      <w:pPr>
        <w:pStyle w:val="ListParagraph"/>
        <w:jc w:val="both"/>
        <w:rPr>
          <w:rFonts w:ascii="Calibri" w:eastAsia="Times New Roman" w:hAnsi="Calibri" w:cs="Calibri"/>
          <w:noProof/>
          <w:color w:val="5C5962"/>
          <w:kern w:val="0"/>
        </w:rPr>
      </w:pPr>
      <w:hyperlink r:id="rId9" w:history="1">
        <w:r w:rsidRPr="00641476">
          <w:rPr>
            <w:rStyle w:val="Hyperlink"/>
            <w:rFonts w:ascii="Calibri" w:eastAsia="Times New Roman" w:hAnsi="Calibri" w:cs="Calibri"/>
            <w:noProof/>
            <w:kern w:val="0"/>
          </w:rPr>
          <w:t>https://openknowledge.fao.org/server/api/core/bitstreams/6b13757e-d7d0-48ec-aa8c-1923f35eeb7a/content</w:t>
        </w:r>
      </w:hyperlink>
      <w:r w:rsidRPr="00641476">
        <w:rPr>
          <w:rFonts w:ascii="Calibri" w:eastAsia="Times New Roman" w:hAnsi="Calibri" w:cs="Calibri"/>
          <w:noProof/>
          <w:color w:val="5C5962"/>
          <w:kern w:val="0"/>
        </w:rPr>
        <w:t xml:space="preserve"> )</w:t>
      </w:r>
    </w:p>
    <w:p w14:paraId="52CF462C" w14:textId="5293FB8B" w:rsidR="00095A75" w:rsidRPr="00641476" w:rsidRDefault="00095A75" w:rsidP="007221E5">
      <w:pPr>
        <w:pStyle w:val="ListParagraph"/>
        <w:numPr>
          <w:ilvl w:val="0"/>
          <w:numId w:val="6"/>
        </w:numPr>
        <w:jc w:val="both"/>
        <w:rPr>
          <w:rFonts w:ascii="Calibri" w:hAnsi="Calibri" w:cs="Calibri"/>
          <w:noProof/>
        </w:rPr>
      </w:pPr>
      <w:r w:rsidRPr="00641476">
        <w:rPr>
          <w:rFonts w:ascii="Calibri" w:eastAsia="Times New Roman" w:hAnsi="Calibri" w:cs="Calibri"/>
          <w:noProof/>
          <w:kern w:val="0"/>
        </w:rPr>
        <w:t xml:space="preserve">Food and Agriculture Organization of the United Nations (FAO), FAO Data and Statistical Standard Series — Imputation </w:t>
      </w:r>
    </w:p>
    <w:p w14:paraId="74C3F0FB" w14:textId="77777777" w:rsidR="00095A75" w:rsidRPr="00641476" w:rsidRDefault="00095A75" w:rsidP="00095A75">
      <w:pPr>
        <w:pStyle w:val="ListParagraph"/>
        <w:jc w:val="both"/>
        <w:rPr>
          <w:rFonts w:ascii="Calibri" w:eastAsia="Times New Roman" w:hAnsi="Calibri" w:cs="Calibri"/>
          <w:noProof/>
          <w:color w:val="5C5962"/>
          <w:kern w:val="0"/>
        </w:rPr>
      </w:pPr>
      <w:hyperlink r:id="rId10" w:history="1">
        <w:r w:rsidRPr="00641476">
          <w:rPr>
            <w:rStyle w:val="Hyperlink"/>
            <w:rFonts w:ascii="Calibri" w:eastAsia="Times New Roman" w:hAnsi="Calibri" w:cs="Calibri"/>
            <w:noProof/>
            <w:kern w:val="0"/>
          </w:rPr>
          <w:t>https://openknowledge.fao.org/server/api/core/bitstreams/519783f5-8328-4c72-9380-a7b7c57c1a95/content</w:t>
        </w:r>
      </w:hyperlink>
      <w:r w:rsidRPr="00641476">
        <w:rPr>
          <w:rFonts w:ascii="Calibri" w:eastAsia="Times New Roman" w:hAnsi="Calibri" w:cs="Calibri"/>
          <w:noProof/>
          <w:color w:val="5C5962"/>
          <w:kern w:val="0"/>
        </w:rPr>
        <w:t xml:space="preserve"> </w:t>
      </w:r>
    </w:p>
    <w:p w14:paraId="6247C994" w14:textId="301316ED" w:rsidR="00095A75" w:rsidRPr="00641476" w:rsidRDefault="00095A75" w:rsidP="007221E5">
      <w:pPr>
        <w:pStyle w:val="ListParagraph"/>
        <w:numPr>
          <w:ilvl w:val="0"/>
          <w:numId w:val="6"/>
        </w:numPr>
        <w:jc w:val="both"/>
        <w:rPr>
          <w:rFonts w:ascii="Calibri" w:eastAsia="Times New Roman" w:hAnsi="Calibri" w:cs="Calibri"/>
          <w:noProof/>
          <w:kern w:val="0"/>
        </w:rPr>
      </w:pPr>
      <w:r w:rsidRPr="00641476">
        <w:rPr>
          <w:rFonts w:ascii="Calibri" w:eastAsia="Times New Roman" w:hAnsi="Calibri" w:cs="Calibri"/>
          <w:noProof/>
          <w:kern w:val="0"/>
        </w:rPr>
        <w:t>Food and Agriculture Organization of the United Nations (FAO), FAO Data and Statistical Standard Series — Data aggregation, 2019</w:t>
      </w:r>
    </w:p>
    <w:p w14:paraId="4B53005A" w14:textId="13AE6123" w:rsidR="00095A75" w:rsidRPr="00641476" w:rsidRDefault="00095A75" w:rsidP="00374965">
      <w:pPr>
        <w:pStyle w:val="ListParagraph"/>
        <w:jc w:val="both"/>
        <w:rPr>
          <w:rFonts w:ascii="Calibri" w:hAnsi="Calibri" w:cs="Calibri"/>
          <w:noProof/>
        </w:rPr>
      </w:pPr>
      <w:hyperlink r:id="rId11" w:history="1">
        <w:r w:rsidRPr="00641476">
          <w:rPr>
            <w:rStyle w:val="Hyperlink"/>
            <w:rFonts w:ascii="Calibri" w:hAnsi="Calibri" w:cs="Calibri"/>
            <w:noProof/>
          </w:rPr>
          <w:t>https://openknowledge.fao.org/server/api/core/bitstreams/9965d142-f4da-40d8-bc3e-e45d417a91cc/content</w:t>
        </w:r>
      </w:hyperlink>
      <w:r w:rsidRPr="00641476">
        <w:rPr>
          <w:rFonts w:ascii="Calibri" w:hAnsi="Calibri" w:cs="Calibri"/>
          <w:noProof/>
        </w:rPr>
        <w:t xml:space="preserve"> </w:t>
      </w:r>
    </w:p>
    <w:p w14:paraId="4A414932" w14:textId="77777777" w:rsidR="00095A75" w:rsidRPr="00641476" w:rsidRDefault="00095A75" w:rsidP="007221E5">
      <w:pPr>
        <w:pStyle w:val="ListParagraph"/>
        <w:numPr>
          <w:ilvl w:val="0"/>
          <w:numId w:val="6"/>
        </w:numPr>
        <w:jc w:val="both"/>
        <w:rPr>
          <w:rFonts w:ascii="Calibri" w:hAnsi="Calibri" w:cs="Calibri"/>
          <w:noProof/>
        </w:rPr>
      </w:pPr>
      <w:r w:rsidRPr="00641476">
        <w:rPr>
          <w:rFonts w:ascii="Calibri" w:hAnsi="Calibri" w:cs="Calibri"/>
          <w:noProof/>
        </w:rPr>
        <w:t xml:space="preserve">Innovation for Poverty Action (IPA), data cleaning Note December 5, 2025: </w:t>
      </w:r>
      <w:hyperlink r:id="rId12" w:history="1">
        <w:r w:rsidRPr="00641476">
          <w:rPr>
            <w:rStyle w:val="Hyperlink"/>
            <w:rFonts w:ascii="Calibri" w:hAnsi="Calibri" w:cs="Calibri"/>
            <w:noProof/>
          </w:rPr>
          <w:t>https://data.poverty-action.org/data-cleaning/</w:t>
        </w:r>
      </w:hyperlink>
    </w:p>
    <w:p w14:paraId="45A1EE76" w14:textId="77777777" w:rsidR="00095A75" w:rsidRPr="00641476" w:rsidRDefault="00095A75" w:rsidP="007221E5">
      <w:pPr>
        <w:pStyle w:val="ListParagraph"/>
        <w:numPr>
          <w:ilvl w:val="0"/>
          <w:numId w:val="6"/>
        </w:numPr>
        <w:jc w:val="both"/>
        <w:rPr>
          <w:rFonts w:ascii="Calibri" w:hAnsi="Calibri" w:cs="Calibri"/>
          <w:noProof/>
        </w:rPr>
      </w:pPr>
      <w:r w:rsidRPr="00641476">
        <w:rPr>
          <w:rFonts w:ascii="Calibri" w:hAnsi="Calibri" w:cs="Calibri"/>
          <w:noProof/>
        </w:rPr>
        <w:lastRenderedPageBreak/>
        <w:t xml:space="preserve">International Household Survey Network (IHSN) Generic Statistical Business Process Model (GSBPM v4.0): Guidelines on survey implementation, </w:t>
      </w:r>
      <w:hyperlink r:id="rId13" w:history="1">
        <w:r w:rsidRPr="00641476">
          <w:rPr>
            <w:rStyle w:val="Hyperlink"/>
            <w:rFonts w:ascii="Calibri" w:hAnsi="Calibri" w:cs="Calibri"/>
            <w:noProof/>
          </w:rPr>
          <w:t>https://www.ihsn.org/implementing-surveys</w:t>
        </w:r>
      </w:hyperlink>
    </w:p>
    <w:p w14:paraId="704602E6" w14:textId="77777777" w:rsidR="00095A75" w:rsidRPr="00641476" w:rsidRDefault="00095A75" w:rsidP="007221E5">
      <w:pPr>
        <w:pStyle w:val="ListParagraph"/>
        <w:numPr>
          <w:ilvl w:val="0"/>
          <w:numId w:val="6"/>
        </w:numPr>
        <w:jc w:val="both"/>
        <w:rPr>
          <w:rFonts w:ascii="Calibri" w:hAnsi="Calibri" w:cs="Calibri"/>
          <w:noProof/>
        </w:rPr>
      </w:pPr>
      <w:r w:rsidRPr="00641476">
        <w:rPr>
          <w:rFonts w:ascii="Calibri" w:hAnsi="Calibri" w:cs="Calibri"/>
          <w:noProof/>
        </w:rPr>
        <w:t xml:space="preserve">Demographic and Health Surveys Methodology (DHS): Standard recode manual for DHS-7. </w:t>
      </w:r>
      <w:hyperlink r:id="rId14" w:history="1">
        <w:r w:rsidRPr="00641476">
          <w:rPr>
            <w:rStyle w:val="Hyperlink"/>
            <w:rFonts w:ascii="Calibri" w:hAnsi="Calibri" w:cs="Calibri"/>
            <w:noProof/>
          </w:rPr>
          <w:t>https://dhsprogram.com/pubs/pdf/DHSG4/Recode7_DHS_10Sep2018_DHSG4.pdf</w:t>
        </w:r>
      </w:hyperlink>
    </w:p>
    <w:p w14:paraId="48EA302F" w14:textId="77777777" w:rsidR="00095A75" w:rsidRPr="00641476" w:rsidRDefault="00095A75" w:rsidP="007221E5">
      <w:pPr>
        <w:pStyle w:val="ListParagraph"/>
        <w:numPr>
          <w:ilvl w:val="0"/>
          <w:numId w:val="6"/>
        </w:numPr>
        <w:jc w:val="both"/>
        <w:rPr>
          <w:rFonts w:ascii="Calibri" w:hAnsi="Calibri" w:cs="Calibri"/>
          <w:noProof/>
        </w:rPr>
      </w:pPr>
      <w:r w:rsidRPr="00641476">
        <w:rPr>
          <w:rFonts w:ascii="Calibri" w:hAnsi="Calibri" w:cs="Calibri"/>
          <w:noProof/>
        </w:rPr>
        <w:t xml:space="preserve">Demographic and Health Surveys Methodology (DHS): Survey organization manual. </w:t>
      </w:r>
      <w:hyperlink r:id="rId15" w:history="1">
        <w:r w:rsidRPr="00641476">
          <w:rPr>
            <w:rStyle w:val="Hyperlink"/>
            <w:rFonts w:ascii="Calibri" w:hAnsi="Calibri" w:cs="Calibri"/>
            <w:noProof/>
          </w:rPr>
          <w:t>https://dhsprogram.com/pubs/pdf/DHSG4/Recode7_DHS_10Sep2018_DHSG4.pdf</w:t>
        </w:r>
      </w:hyperlink>
    </w:p>
    <w:p w14:paraId="5B475403" w14:textId="77777777" w:rsidR="00095A75" w:rsidRPr="00641476" w:rsidRDefault="00095A75" w:rsidP="007221E5">
      <w:pPr>
        <w:pStyle w:val="NormalWeb"/>
        <w:numPr>
          <w:ilvl w:val="0"/>
          <w:numId w:val="6"/>
        </w:numPr>
        <w:spacing w:before="100" w:beforeAutospacing="1" w:after="100" w:afterAutospacing="1" w:line="240" w:lineRule="auto"/>
        <w:rPr>
          <w:rFonts w:ascii="Calibri" w:hAnsi="Calibri" w:cs="Calibri"/>
        </w:rPr>
      </w:pPr>
      <w:r w:rsidRPr="00641476">
        <w:rPr>
          <w:rFonts w:ascii="Calibri" w:hAnsi="Calibri" w:cs="Calibri"/>
        </w:rPr>
        <w:t xml:space="preserve">MICS Processing the Data (MICS3 Chapter 7): </w:t>
      </w:r>
      <w:hyperlink r:id="rId16" w:history="1">
        <w:r w:rsidRPr="00641476">
          <w:rPr>
            <w:rStyle w:val="Hyperlink"/>
            <w:rFonts w:ascii="Calibri" w:hAnsi="Calibri" w:cs="Calibri"/>
          </w:rPr>
          <w:t>https://mics.unicef.org/sites/mics/files/MICS3_Chapter_7___Processing_the_Data_060219.pdf</w:t>
        </w:r>
      </w:hyperlink>
    </w:p>
    <w:p w14:paraId="5A6EE83B" w14:textId="77777777" w:rsidR="00095A75" w:rsidRPr="00641476" w:rsidRDefault="00095A75" w:rsidP="007221E5">
      <w:pPr>
        <w:pStyle w:val="NormalWeb"/>
        <w:numPr>
          <w:ilvl w:val="0"/>
          <w:numId w:val="6"/>
        </w:numPr>
        <w:spacing w:before="100" w:beforeAutospacing="1" w:after="100" w:afterAutospacing="1" w:line="240" w:lineRule="auto"/>
        <w:rPr>
          <w:rFonts w:ascii="Calibri" w:hAnsi="Calibri" w:cs="Calibri"/>
        </w:rPr>
      </w:pPr>
      <w:r w:rsidRPr="00641476">
        <w:rPr>
          <w:rFonts w:ascii="Calibri" w:hAnsi="Calibri" w:cs="Calibri"/>
        </w:rPr>
        <w:t xml:space="preserve">United Nations Statistics Division: Handbook of Surveys on Individuals and Households Foundations and Emerging Approaches (Draft): </w:t>
      </w:r>
      <w:hyperlink r:id="rId17" w:history="1">
        <w:r w:rsidRPr="00641476">
          <w:rPr>
            <w:rStyle w:val="Hyperlink"/>
            <w:rFonts w:ascii="Calibri" w:hAnsi="Calibri" w:cs="Calibri"/>
          </w:rPr>
          <w:t>https://unstats.un.org/UNSDWebsite/statcom/session_56/documents/BG-3p-Handbook_of_Surveys_on_Individuals_and_Households-E.pdf</w:t>
        </w:r>
      </w:hyperlink>
    </w:p>
    <w:p w14:paraId="2CCE5EE7" w14:textId="7DAADA45" w:rsidR="001D63A7" w:rsidRPr="002B6299" w:rsidRDefault="00095A75" w:rsidP="00544E4E">
      <w:pPr>
        <w:pStyle w:val="NormalWeb"/>
        <w:numPr>
          <w:ilvl w:val="0"/>
          <w:numId w:val="6"/>
        </w:numPr>
        <w:spacing w:before="100" w:beforeAutospacing="1" w:after="100" w:afterAutospacing="1" w:line="240" w:lineRule="auto"/>
        <w:rPr>
          <w:rFonts w:ascii="Calibri" w:hAnsi="Calibri" w:cs="Calibri"/>
        </w:rPr>
      </w:pPr>
      <w:r w:rsidRPr="00641476">
        <w:rPr>
          <w:rFonts w:ascii="Calibri" w:hAnsi="Calibri" w:cs="Calibri"/>
        </w:rPr>
        <w:t xml:space="preserve">The World Bank DIME: Development Research in Practice </w:t>
      </w:r>
      <w:proofErr w:type="gramStart"/>
      <w:r w:rsidRPr="00641476">
        <w:rPr>
          <w:rFonts w:ascii="Calibri" w:hAnsi="Calibri" w:cs="Calibri"/>
        </w:rPr>
        <w:t>The</w:t>
      </w:r>
      <w:proofErr w:type="gramEnd"/>
      <w:r w:rsidRPr="00641476">
        <w:rPr>
          <w:rFonts w:ascii="Calibri" w:hAnsi="Calibri" w:cs="Calibri"/>
        </w:rPr>
        <w:t xml:space="preserve"> DIME Analytics Data Handbook, 2021: Chapter 5 Cleaning and processing research data. </w:t>
      </w:r>
      <w:hyperlink r:id="rId18" w:history="1">
        <w:r w:rsidRPr="00641476">
          <w:rPr>
            <w:rStyle w:val="Hyperlink"/>
            <w:rFonts w:ascii="Calibri" w:hAnsi="Calibri" w:cs="Calibri"/>
          </w:rPr>
          <w:t>https://worldbank.github.io/dime-data-handbook/processing.html</w:t>
        </w:r>
      </w:hyperlink>
    </w:p>
    <w:p w14:paraId="026FDD87" w14:textId="4E6DBC14" w:rsidR="0072795C" w:rsidRPr="0072795C" w:rsidRDefault="0072795C" w:rsidP="0072795C">
      <w:pPr>
        <w:numPr>
          <w:ilvl w:val="0"/>
          <w:numId w:val="6"/>
        </w:numPr>
        <w:rPr>
          <w:rFonts w:ascii="Calibri" w:hAnsi="Calibri" w:cs="Calibri"/>
        </w:rPr>
      </w:pPr>
      <w:r>
        <w:rPr>
          <w:rFonts w:ascii="Calibri" w:hAnsi="Calibri" w:cs="Calibri"/>
        </w:rPr>
        <w:t xml:space="preserve">United Nations Economic Commission for Europe (UNECE). (2009). </w:t>
      </w:r>
      <w:r>
        <w:rPr>
          <w:rFonts w:ascii="Calibri" w:hAnsi="Calibri" w:cs="Calibri"/>
          <w:i/>
          <w:iCs/>
        </w:rPr>
        <w:t>Statistical Metadata in a Corporate Context: A Guide for Managers</w:t>
      </w:r>
      <w:r>
        <w:rPr>
          <w:rFonts w:ascii="Calibri" w:hAnsi="Calibri" w:cs="Calibri"/>
        </w:rPr>
        <w:t>. Common Metadata Framework, Part A. United Nations.</w:t>
      </w:r>
      <w:r w:rsidR="004852CA">
        <w:rPr>
          <w:rFonts w:ascii="Calibri" w:hAnsi="Calibri" w:cs="Calibri"/>
        </w:rPr>
        <w:t xml:space="preserve"> </w:t>
      </w:r>
      <w:r w:rsidR="004852CA" w:rsidRPr="004852CA">
        <w:rPr>
          <w:rFonts w:ascii="Calibri" w:hAnsi="Calibri" w:cs="Calibri"/>
        </w:rPr>
        <w:t>https://unece.org/fileadmin/DAM/stats/publications/CMF_PartA.pdf</w:t>
      </w:r>
    </w:p>
    <w:p w14:paraId="6F613092" w14:textId="7C74CE8C" w:rsidR="0072795C" w:rsidRPr="0072795C" w:rsidRDefault="0072795C" w:rsidP="0072795C">
      <w:pPr>
        <w:pStyle w:val="ListParagraph"/>
        <w:numPr>
          <w:ilvl w:val="0"/>
          <w:numId w:val="6"/>
        </w:numPr>
        <w:rPr>
          <w:rFonts w:ascii="Calibri" w:hAnsi="Calibri" w:cs="Calibri"/>
        </w:rPr>
      </w:pPr>
      <w:r>
        <w:rPr>
          <w:rFonts w:ascii="Calibri" w:hAnsi="Calibri" w:cs="Calibri"/>
        </w:rPr>
        <w:t xml:space="preserve">International Household Survey Network (IHSN). (n.d.). </w:t>
      </w:r>
      <w:r>
        <w:rPr>
          <w:rFonts w:ascii="Calibri" w:hAnsi="Calibri" w:cs="Calibri"/>
          <w:i/>
          <w:iCs/>
        </w:rPr>
        <w:t>Metadata Standards and Models</w:t>
      </w:r>
      <w:r>
        <w:rPr>
          <w:rFonts w:ascii="Calibri" w:hAnsi="Calibri" w:cs="Calibri"/>
        </w:rPr>
        <w:t>.</w:t>
      </w:r>
      <w:r w:rsidR="004852CA">
        <w:rPr>
          <w:rFonts w:ascii="Calibri" w:hAnsi="Calibri" w:cs="Calibri"/>
        </w:rPr>
        <w:t xml:space="preserve"> </w:t>
      </w:r>
      <w:r w:rsidR="005E59EF">
        <w:rPr>
          <w:rFonts w:ascii="Calibri" w:hAnsi="Calibri" w:cs="Calibri"/>
        </w:rPr>
        <w:t xml:space="preserve"> </w:t>
      </w:r>
      <w:r w:rsidR="005E59EF" w:rsidRPr="005E59EF">
        <w:rPr>
          <w:rFonts w:ascii="Calibri" w:hAnsi="Calibri" w:cs="Calibri"/>
        </w:rPr>
        <w:t>https://www.ihsn.org/documentation-standards</w:t>
      </w:r>
    </w:p>
    <w:p w14:paraId="248A6C32" w14:textId="3E3FB46D" w:rsidR="0072795C" w:rsidRPr="0072795C" w:rsidRDefault="0072795C" w:rsidP="0072795C">
      <w:pPr>
        <w:pStyle w:val="ListParagraph"/>
        <w:numPr>
          <w:ilvl w:val="0"/>
          <w:numId w:val="6"/>
        </w:numPr>
        <w:rPr>
          <w:rFonts w:ascii="Calibri" w:hAnsi="Calibri" w:cs="Calibri"/>
        </w:rPr>
      </w:pPr>
      <w:r>
        <w:rPr>
          <w:rFonts w:ascii="Calibri" w:hAnsi="Calibri" w:cs="Calibri"/>
        </w:rPr>
        <w:t xml:space="preserve">International Household Survey Network (IHSN). (n.d.). </w:t>
      </w:r>
      <w:r>
        <w:rPr>
          <w:rFonts w:ascii="Calibri" w:hAnsi="Calibri" w:cs="Calibri"/>
          <w:i/>
          <w:iCs/>
        </w:rPr>
        <w:t>Microdata Documentation</w:t>
      </w:r>
      <w:r>
        <w:rPr>
          <w:rFonts w:ascii="Calibri" w:hAnsi="Calibri" w:cs="Calibri"/>
        </w:rPr>
        <w:t>.</w:t>
      </w:r>
      <w:r w:rsidR="005E59EF">
        <w:rPr>
          <w:rFonts w:ascii="Calibri" w:hAnsi="Calibri" w:cs="Calibri"/>
        </w:rPr>
        <w:t xml:space="preserve"> </w:t>
      </w:r>
      <w:r w:rsidR="005E59EF" w:rsidRPr="005E59EF">
        <w:rPr>
          <w:rFonts w:ascii="Calibri" w:hAnsi="Calibri" w:cs="Calibri"/>
        </w:rPr>
        <w:t>https://www.ihsn.org/documentation</w:t>
      </w:r>
    </w:p>
    <w:sectPr w:rsidR="0072795C" w:rsidRPr="0072795C">
      <w:footerReference w:type="even" r:id="rId19"/>
      <w:footerReference w:type="default" r:id="rId20"/>
      <w:foot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3052E" w14:textId="77777777" w:rsidR="00190664" w:rsidRDefault="00190664" w:rsidP="001D63A7">
      <w:pPr>
        <w:spacing w:after="0" w:line="240" w:lineRule="auto"/>
      </w:pPr>
      <w:r>
        <w:separator/>
      </w:r>
    </w:p>
  </w:endnote>
  <w:endnote w:type="continuationSeparator" w:id="0">
    <w:p w14:paraId="46611465" w14:textId="77777777" w:rsidR="00190664" w:rsidRDefault="00190664" w:rsidP="001D63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06481" w14:textId="3C7930D1" w:rsidR="001D63A7" w:rsidRDefault="001D63A7">
    <w:pPr>
      <w:pStyle w:val="Footer"/>
    </w:pPr>
    <w:r>
      <w:rPr>
        <w:noProof/>
      </w:rPr>
      <mc:AlternateContent>
        <mc:Choice Requires="wps">
          <w:drawing>
            <wp:anchor distT="0" distB="0" distL="0" distR="0" simplePos="0" relativeHeight="251658241" behindDoc="0" locked="0" layoutInCell="1" allowOverlap="1" wp14:anchorId="10528BBC" wp14:editId="54F8BEC5">
              <wp:simplePos x="635" y="635"/>
              <wp:positionH relativeFrom="page">
                <wp:align>right</wp:align>
              </wp:positionH>
              <wp:positionV relativeFrom="page">
                <wp:align>bottom</wp:align>
              </wp:positionV>
              <wp:extent cx="1102995" cy="370205"/>
              <wp:effectExtent l="0" t="0" r="0" b="0"/>
              <wp:wrapNone/>
              <wp:docPr id="1025203181"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2995" cy="370205"/>
                      </a:xfrm>
                      <a:prstGeom prst="rect">
                        <a:avLst/>
                      </a:prstGeom>
                      <a:noFill/>
                      <a:ln>
                        <a:noFill/>
                      </a:ln>
                    </wps:spPr>
                    <wps:txbx>
                      <w:txbxContent>
                        <w:p w14:paraId="023C5B0A" w14:textId="607D4CC0" w:rsidR="001D63A7" w:rsidRPr="001D63A7" w:rsidRDefault="001D63A7" w:rsidP="001D63A7">
                          <w:pPr>
                            <w:spacing w:after="0"/>
                            <w:rPr>
                              <w:rFonts w:ascii="Calibri" w:eastAsia="Calibri" w:hAnsi="Calibri" w:cs="Calibri"/>
                              <w:noProof/>
                              <w:color w:val="000000"/>
                              <w:sz w:val="20"/>
                              <w:szCs w:val="20"/>
                            </w:rPr>
                          </w:pPr>
                          <w:r w:rsidRPr="001D63A7">
                            <w:rPr>
                              <w:rFonts w:ascii="Calibri" w:eastAsia="Calibri" w:hAnsi="Calibri" w:cs="Calibri"/>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0528BBC" id="_x0000_t202" coordsize="21600,21600" o:spt="202" path="m,l,21600r21600,l21600,xe">
              <v:stroke joinstyle="miter"/>
              <v:path gradientshapeok="t" o:connecttype="rect"/>
            </v:shapetype>
            <v:shape id="Text Box 2" o:spid="_x0000_s1026" type="#_x0000_t202" alt="Official Use Only" style="position:absolute;margin-left:35.65pt;margin-top:0;width:86.85pt;height:29.1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" filled="f" stroked="f">
              <v:textbox style="mso-fit-shape-to-text:t" inset="0,0,20pt,15pt">
                <w:txbxContent>
                  <w:p w14:paraId="023C5B0A" w14:textId="607D4CC0" w:rsidR="001D63A7" w:rsidRPr="001D63A7" w:rsidRDefault="001D63A7" w:rsidP="001D63A7">
                    <w:pPr>
                      <w:spacing w:after="0"/>
                      <w:rPr>
                        <w:rFonts w:ascii="Calibri" w:eastAsia="Calibri" w:hAnsi="Calibri" w:cs="Calibri"/>
                        <w:noProof/>
                        <w:color w:val="000000"/>
                        <w:sz w:val="20"/>
                        <w:szCs w:val="20"/>
                      </w:rPr>
                    </w:pPr>
                    <w:r w:rsidRPr="001D63A7">
                      <w:rPr>
                        <w:rFonts w:ascii="Calibri" w:eastAsia="Calibri" w:hAnsi="Calibri" w:cs="Calibri"/>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758577"/>
      <w:docPartObj>
        <w:docPartGallery w:val="Page Numbers (Bottom of Page)"/>
        <w:docPartUnique/>
      </w:docPartObj>
    </w:sdtPr>
    <w:sdtEndPr>
      <w:rPr>
        <w:noProof/>
      </w:rPr>
    </w:sdtEndPr>
    <w:sdtContent>
      <w:p w14:paraId="5EED1307" w14:textId="6728D830" w:rsidR="002F380F" w:rsidRDefault="002F380F">
        <w:pPr>
          <w:pStyle w:val="Footer"/>
        </w:pPr>
        <w:r>
          <w:fldChar w:fldCharType="begin"/>
        </w:r>
        <w:r>
          <w:instrText xml:space="preserve"> PAGE   \* MERGEFORMAT </w:instrText>
        </w:r>
        <w:r>
          <w:fldChar w:fldCharType="separate"/>
        </w:r>
        <w:r>
          <w:rPr>
            <w:noProof/>
          </w:rPr>
          <w:t>2</w:t>
        </w:r>
        <w:r>
          <w:rPr>
            <w:noProof/>
          </w:rPr>
          <w:fldChar w:fldCharType="end"/>
        </w:r>
      </w:p>
    </w:sdtContent>
  </w:sdt>
  <w:p w14:paraId="2FD7D030" w14:textId="7CC2F990" w:rsidR="001D63A7" w:rsidRDefault="001D63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077F8" w14:textId="16A915EC" w:rsidR="001D63A7" w:rsidRDefault="001D63A7">
    <w:pPr>
      <w:pStyle w:val="Footer"/>
    </w:pPr>
    <w:r>
      <w:rPr>
        <w:noProof/>
      </w:rPr>
      <mc:AlternateContent>
        <mc:Choice Requires="wps">
          <w:drawing>
            <wp:anchor distT="0" distB="0" distL="0" distR="0" simplePos="0" relativeHeight="251658240" behindDoc="0" locked="0" layoutInCell="1" allowOverlap="1" wp14:anchorId="6FBAABC4" wp14:editId="297C0EA9">
              <wp:simplePos x="635" y="635"/>
              <wp:positionH relativeFrom="page">
                <wp:align>right</wp:align>
              </wp:positionH>
              <wp:positionV relativeFrom="page">
                <wp:align>bottom</wp:align>
              </wp:positionV>
              <wp:extent cx="1102995" cy="370205"/>
              <wp:effectExtent l="0" t="0" r="0" b="0"/>
              <wp:wrapNone/>
              <wp:docPr id="1364538030"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2995" cy="370205"/>
                      </a:xfrm>
                      <a:prstGeom prst="rect">
                        <a:avLst/>
                      </a:prstGeom>
                      <a:noFill/>
                      <a:ln>
                        <a:noFill/>
                      </a:ln>
                    </wps:spPr>
                    <wps:txbx>
                      <w:txbxContent>
                        <w:p w14:paraId="2EEBF538" w14:textId="2D2B2D0D" w:rsidR="001D63A7" w:rsidRPr="001D63A7" w:rsidRDefault="001D63A7" w:rsidP="001D63A7">
                          <w:pPr>
                            <w:spacing w:after="0"/>
                            <w:rPr>
                              <w:rFonts w:ascii="Calibri" w:eastAsia="Calibri" w:hAnsi="Calibri" w:cs="Calibri"/>
                              <w:noProof/>
                              <w:color w:val="000000"/>
                              <w:sz w:val="20"/>
                              <w:szCs w:val="20"/>
                            </w:rPr>
                          </w:pPr>
                          <w:r w:rsidRPr="001D63A7">
                            <w:rPr>
                              <w:rFonts w:ascii="Calibri" w:eastAsia="Calibri" w:hAnsi="Calibri" w:cs="Calibri"/>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FBAABC4" id="_x0000_t202" coordsize="21600,21600" o:spt="202" path="m,l,21600r21600,l21600,xe">
              <v:stroke joinstyle="miter"/>
              <v:path gradientshapeok="t" o:connecttype="rect"/>
            </v:shapetype>
            <v:shape id="Text Box 1" o:spid="_x0000_s1027" type="#_x0000_t202" alt="Official Use Only" style="position:absolute;margin-left:35.65pt;margin-top:0;width:86.85pt;height:29.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" filled="f" stroked="f">
              <v:textbox style="mso-fit-shape-to-text:t" inset="0,0,20pt,15pt">
                <w:txbxContent>
                  <w:p w14:paraId="2EEBF538" w14:textId="2D2B2D0D" w:rsidR="001D63A7" w:rsidRPr="001D63A7" w:rsidRDefault="001D63A7" w:rsidP="001D63A7">
                    <w:pPr>
                      <w:spacing w:after="0"/>
                      <w:rPr>
                        <w:rFonts w:ascii="Calibri" w:eastAsia="Calibri" w:hAnsi="Calibri" w:cs="Calibri"/>
                        <w:noProof/>
                        <w:color w:val="000000"/>
                        <w:sz w:val="20"/>
                        <w:szCs w:val="20"/>
                      </w:rPr>
                    </w:pPr>
                    <w:r w:rsidRPr="001D63A7">
                      <w:rPr>
                        <w:rFonts w:ascii="Calibri" w:eastAsia="Calibri" w:hAnsi="Calibri" w:cs="Calibri"/>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53AC1" w14:textId="77777777" w:rsidR="00190664" w:rsidRDefault="00190664" w:rsidP="001D63A7">
      <w:pPr>
        <w:spacing w:after="0" w:line="240" w:lineRule="auto"/>
      </w:pPr>
      <w:r>
        <w:separator/>
      </w:r>
    </w:p>
  </w:footnote>
  <w:footnote w:type="continuationSeparator" w:id="0">
    <w:p w14:paraId="34A5001B" w14:textId="77777777" w:rsidR="00190664" w:rsidRDefault="00190664" w:rsidP="001D63A7">
      <w:pPr>
        <w:spacing w:after="0" w:line="240" w:lineRule="auto"/>
      </w:pPr>
      <w:r>
        <w:continuationSeparator/>
      </w:r>
    </w:p>
  </w:footnote>
  <w:footnote w:id="1">
    <w:p w14:paraId="59A70B85" w14:textId="77777777" w:rsidR="006077FF" w:rsidRDefault="006077FF" w:rsidP="006077FF">
      <w:pPr>
        <w:pStyle w:val="FootnoteText"/>
      </w:pPr>
      <w:r>
        <w:rPr>
          <w:rStyle w:val="FootnoteReference"/>
        </w:rPr>
        <w:footnoteRef/>
      </w:r>
      <w:r>
        <w:t xml:space="preserve"> </w:t>
      </w:r>
      <w:r w:rsidRPr="00050224">
        <w:t>For further guidance on variable normalization and additional outlier detection methods relevant to welfare analysis</w:t>
      </w:r>
      <w:r>
        <w:t xml:space="preserve">, see </w:t>
      </w:r>
      <w:hyperlink r:id="rId1" w:history="1">
        <w:r>
          <w:rPr>
            <w:rStyle w:val="Hyperlink"/>
          </w:rPr>
          <w:t>On the Construction of a Consumption Aggregate for Inequality and Poverty Analysis</w:t>
        </w:r>
      </w:hyperlink>
    </w:p>
  </w:footnote>
  <w:footnote w:id="2">
    <w:p w14:paraId="16FC15C8" w14:textId="18B205B6" w:rsidR="00983B4C" w:rsidRDefault="00983B4C">
      <w:pPr>
        <w:pStyle w:val="FootnoteText"/>
      </w:pPr>
      <w:r>
        <w:rPr>
          <w:rStyle w:val="FootnoteReference"/>
        </w:rPr>
        <w:footnoteRef/>
      </w:r>
      <w:r>
        <w:t xml:space="preserve"> </w:t>
      </w:r>
      <w:r w:rsidRPr="00983B4C">
        <w:t xml:space="preserve">Survey Solutions is a free, cloud-based software platform developed by the World Bank to facilitate the design, management, and implementation of </w:t>
      </w:r>
      <w:r w:rsidR="00883FB0">
        <w:t xml:space="preserve">survey </w:t>
      </w:r>
      <w:r w:rsidRPr="00983B4C">
        <w:t>data collection. For more details, see https://mysurvey.solutions/en/ .</w:t>
      </w:r>
    </w:p>
  </w:footnote>
  <w:footnote w:id="3">
    <w:p w14:paraId="5011D3F1" w14:textId="3F381A0C" w:rsidR="002D497A" w:rsidRDefault="002D497A" w:rsidP="002D497A">
      <w:pPr>
        <w:pStyle w:val="FootnoteText"/>
      </w:pPr>
      <w:r>
        <w:rPr>
          <w:rStyle w:val="FootnoteReference"/>
        </w:rPr>
        <w:footnoteRef/>
      </w:r>
      <w:r>
        <w:t xml:space="preserve"> S</w:t>
      </w:r>
      <w:r w:rsidR="00E95729">
        <w:t>ome data entry software such as S</w:t>
      </w:r>
      <w:r>
        <w:t xml:space="preserve">urvey </w:t>
      </w:r>
      <w:r w:rsidR="00E95729">
        <w:t>S</w:t>
      </w:r>
      <w:r>
        <w:t>olutions will display a</w:t>
      </w:r>
      <w:r w:rsidR="00E95729">
        <w:t>n</w:t>
      </w:r>
      <w:r>
        <w:t xml:space="preserve"> error message if the variable names are not unique in the programmed questionnaire.  </w:t>
      </w:r>
    </w:p>
  </w:footnote>
  <w:footnote w:id="4">
    <w:p w14:paraId="09BC7996" w14:textId="1467572F" w:rsidR="00C918A2" w:rsidRDefault="00C918A2">
      <w:pPr>
        <w:pStyle w:val="FootnoteText"/>
      </w:pPr>
      <w:r>
        <w:rPr>
          <w:rStyle w:val="FootnoteReference"/>
        </w:rPr>
        <w:footnoteRef/>
      </w:r>
      <w:r>
        <w:t xml:space="preserve"> </w:t>
      </w:r>
      <w:r w:rsidRPr="00C918A2">
        <w:t>https://unstats.un.org/unsd/dnss/gp/fundprinciples.aspx</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CCC"/>
    <w:multiLevelType w:val="multilevel"/>
    <w:tmpl w:val="C46A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A33F6"/>
    <w:multiLevelType w:val="hybridMultilevel"/>
    <w:tmpl w:val="789A3DE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7F7BCD"/>
    <w:multiLevelType w:val="hybridMultilevel"/>
    <w:tmpl w:val="EE364C5C"/>
    <w:lvl w:ilvl="0" w:tplc="04090001">
      <w:start w:val="1"/>
      <w:numFmt w:val="bullet"/>
      <w:lvlText w:val=""/>
      <w:lvlJc w:val="left"/>
      <w:pPr>
        <w:ind w:left="720" w:hanging="360"/>
      </w:pPr>
      <w:rPr>
        <w:rFonts w:ascii="Symbol" w:hAnsi="Symbol" w:hint="default"/>
        <w:b w:val="0"/>
      </w:rPr>
    </w:lvl>
    <w:lvl w:ilvl="1" w:tplc="E8140BEA">
      <w:start w:val="1"/>
      <w:numFmt w:val="decimal"/>
      <w:lvlText w:val="%2."/>
      <w:lvlJc w:val="left"/>
      <w:pPr>
        <w:ind w:left="1440" w:hanging="360"/>
      </w:pPr>
      <w:rPr>
        <w:rFonts w:ascii="Calibri" w:hAnsi="Calibri" w:cs="Calibri" w:hint="default"/>
        <w:b/>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8761EE"/>
    <w:multiLevelType w:val="hybridMultilevel"/>
    <w:tmpl w:val="6456B224"/>
    <w:lvl w:ilvl="0" w:tplc="5BECEF8C">
      <w:start w:val="8"/>
      <w:numFmt w:val="bullet"/>
      <w:lvlText w:val="-"/>
      <w:lvlJc w:val="left"/>
      <w:pPr>
        <w:ind w:left="720" w:hanging="360"/>
      </w:pPr>
      <w:rPr>
        <w:rFonts w:ascii="Aptos" w:eastAsiaTheme="minorHAnsi" w:hAnsi="Aptos"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E15264"/>
    <w:multiLevelType w:val="hybridMultilevel"/>
    <w:tmpl w:val="17FEC6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4261CA"/>
    <w:multiLevelType w:val="hybridMultilevel"/>
    <w:tmpl w:val="211A5E60"/>
    <w:lvl w:ilvl="0" w:tplc="FFFFFFFF">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1575F7"/>
    <w:multiLevelType w:val="multilevel"/>
    <w:tmpl w:val="C3D09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31C1E"/>
    <w:multiLevelType w:val="multilevel"/>
    <w:tmpl w:val="E708C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92EF8"/>
    <w:multiLevelType w:val="multilevel"/>
    <w:tmpl w:val="20F0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DC04CC"/>
    <w:multiLevelType w:val="hybridMultilevel"/>
    <w:tmpl w:val="BF70E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25525A"/>
    <w:multiLevelType w:val="multilevel"/>
    <w:tmpl w:val="10DA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E023BC"/>
    <w:multiLevelType w:val="hybridMultilevel"/>
    <w:tmpl w:val="39D27AA4"/>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F07358F"/>
    <w:multiLevelType w:val="multilevel"/>
    <w:tmpl w:val="E266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BD4390"/>
    <w:multiLevelType w:val="hybridMultilevel"/>
    <w:tmpl w:val="2C7A89A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0D20103"/>
    <w:multiLevelType w:val="multilevel"/>
    <w:tmpl w:val="EDDCB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A7479C"/>
    <w:multiLevelType w:val="multilevel"/>
    <w:tmpl w:val="DAAA6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055AFF"/>
    <w:multiLevelType w:val="multilevel"/>
    <w:tmpl w:val="4F56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490BE7"/>
    <w:multiLevelType w:val="multilevel"/>
    <w:tmpl w:val="B782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856726"/>
    <w:multiLevelType w:val="multilevel"/>
    <w:tmpl w:val="B45A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157F7F"/>
    <w:multiLevelType w:val="multilevel"/>
    <w:tmpl w:val="FF5C1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AB68C3"/>
    <w:multiLevelType w:val="multilevel"/>
    <w:tmpl w:val="A0BE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DA2F77"/>
    <w:multiLevelType w:val="multilevel"/>
    <w:tmpl w:val="31E0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EB78AD"/>
    <w:multiLevelType w:val="hybridMultilevel"/>
    <w:tmpl w:val="BFAA8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DF6C4D"/>
    <w:multiLevelType w:val="multilevel"/>
    <w:tmpl w:val="33A4A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724420"/>
    <w:multiLevelType w:val="multilevel"/>
    <w:tmpl w:val="9B32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DF4F76"/>
    <w:multiLevelType w:val="multilevel"/>
    <w:tmpl w:val="556A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3304C3"/>
    <w:multiLevelType w:val="multilevel"/>
    <w:tmpl w:val="A7AC22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69744242"/>
    <w:multiLevelType w:val="multilevel"/>
    <w:tmpl w:val="6046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AB09A4"/>
    <w:multiLevelType w:val="hybridMultilevel"/>
    <w:tmpl w:val="18D8A0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EFE5D5B"/>
    <w:multiLevelType w:val="multilevel"/>
    <w:tmpl w:val="7C0AF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1C26F4"/>
    <w:multiLevelType w:val="multilevel"/>
    <w:tmpl w:val="19B8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CC5455"/>
    <w:multiLevelType w:val="multilevel"/>
    <w:tmpl w:val="09D46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FD25C6"/>
    <w:multiLevelType w:val="multilevel"/>
    <w:tmpl w:val="99B6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0428329">
    <w:abstractNumId w:val="26"/>
  </w:num>
  <w:num w:numId="2" w16cid:durableId="700280323">
    <w:abstractNumId w:val="3"/>
  </w:num>
  <w:num w:numId="3" w16cid:durableId="978341930">
    <w:abstractNumId w:val="5"/>
  </w:num>
  <w:num w:numId="4" w16cid:durableId="930091393">
    <w:abstractNumId w:val="9"/>
  </w:num>
  <w:num w:numId="5" w16cid:durableId="57553121">
    <w:abstractNumId w:val="27"/>
  </w:num>
  <w:num w:numId="6" w16cid:durableId="957300928">
    <w:abstractNumId w:val="13"/>
  </w:num>
  <w:num w:numId="7" w16cid:durableId="1983806078">
    <w:abstractNumId w:val="1"/>
  </w:num>
  <w:num w:numId="8" w16cid:durableId="441069995">
    <w:abstractNumId w:val="11"/>
  </w:num>
  <w:num w:numId="9" w16cid:durableId="1295910135">
    <w:abstractNumId w:val="2"/>
  </w:num>
  <w:num w:numId="10" w16cid:durableId="99449874">
    <w:abstractNumId w:val="4"/>
  </w:num>
  <w:num w:numId="11" w16cid:durableId="356809929">
    <w:abstractNumId w:val="28"/>
  </w:num>
  <w:num w:numId="12" w16cid:durableId="2059284564">
    <w:abstractNumId w:val="22"/>
  </w:num>
  <w:num w:numId="13" w16cid:durableId="1430075958">
    <w:abstractNumId w:val="19"/>
  </w:num>
  <w:num w:numId="14" w16cid:durableId="510026998">
    <w:abstractNumId w:val="32"/>
  </w:num>
  <w:num w:numId="15" w16cid:durableId="2087801339">
    <w:abstractNumId w:val="6"/>
  </w:num>
  <w:num w:numId="16" w16cid:durableId="852837735">
    <w:abstractNumId w:val="21"/>
  </w:num>
  <w:num w:numId="17" w16cid:durableId="376010317">
    <w:abstractNumId w:val="17"/>
  </w:num>
  <w:num w:numId="18" w16cid:durableId="622539378">
    <w:abstractNumId w:val="30"/>
  </w:num>
  <w:num w:numId="19" w16cid:durableId="440225077">
    <w:abstractNumId w:val="29"/>
  </w:num>
  <w:num w:numId="20" w16cid:durableId="428236171">
    <w:abstractNumId w:val="15"/>
  </w:num>
  <w:num w:numId="21" w16cid:durableId="299847286">
    <w:abstractNumId w:val="31"/>
  </w:num>
  <w:num w:numId="22" w16cid:durableId="1854226561">
    <w:abstractNumId w:val="7"/>
  </w:num>
  <w:num w:numId="23" w16cid:durableId="2005158207">
    <w:abstractNumId w:val="23"/>
  </w:num>
  <w:num w:numId="24" w16cid:durableId="1131705665">
    <w:abstractNumId w:val="14"/>
  </w:num>
  <w:num w:numId="25" w16cid:durableId="1849901158">
    <w:abstractNumId w:val="8"/>
  </w:num>
  <w:num w:numId="26" w16cid:durableId="1910380062">
    <w:abstractNumId w:val="24"/>
  </w:num>
  <w:num w:numId="27" w16cid:durableId="1557542606">
    <w:abstractNumId w:val="16"/>
  </w:num>
  <w:num w:numId="28" w16cid:durableId="1691567428">
    <w:abstractNumId w:val="20"/>
  </w:num>
  <w:num w:numId="29" w16cid:durableId="229117918">
    <w:abstractNumId w:val="0"/>
  </w:num>
  <w:num w:numId="30" w16cid:durableId="43145174">
    <w:abstractNumId w:val="25"/>
  </w:num>
  <w:num w:numId="31" w16cid:durableId="234822897">
    <w:abstractNumId w:val="18"/>
  </w:num>
  <w:num w:numId="32" w16cid:durableId="2024435286">
    <w:abstractNumId w:val="12"/>
  </w:num>
  <w:num w:numId="33" w16cid:durableId="1838962568">
    <w:abstractNumId w:val="10"/>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kiko Sagesaka">
    <w15:presenceInfo w15:providerId="AD" w15:userId="S::asagesaka@worldbank.org::4015f316-3c30-4cca-9b3a-e942d6c767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940"/>
    <w:rsid w:val="00000C12"/>
    <w:rsid w:val="00000C16"/>
    <w:rsid w:val="00000F13"/>
    <w:rsid w:val="0000517F"/>
    <w:rsid w:val="0000593C"/>
    <w:rsid w:val="00010A52"/>
    <w:rsid w:val="00010C9E"/>
    <w:rsid w:val="00015105"/>
    <w:rsid w:val="0001603A"/>
    <w:rsid w:val="0001755D"/>
    <w:rsid w:val="0002024A"/>
    <w:rsid w:val="00021AE7"/>
    <w:rsid w:val="00021CD4"/>
    <w:rsid w:val="00023051"/>
    <w:rsid w:val="00025A79"/>
    <w:rsid w:val="00026226"/>
    <w:rsid w:val="000263E9"/>
    <w:rsid w:val="00027A5E"/>
    <w:rsid w:val="000301E7"/>
    <w:rsid w:val="0003062B"/>
    <w:rsid w:val="000333F2"/>
    <w:rsid w:val="000342F0"/>
    <w:rsid w:val="000365FF"/>
    <w:rsid w:val="000369D5"/>
    <w:rsid w:val="000415F3"/>
    <w:rsid w:val="000420E1"/>
    <w:rsid w:val="00042187"/>
    <w:rsid w:val="00043D85"/>
    <w:rsid w:val="00044148"/>
    <w:rsid w:val="00045262"/>
    <w:rsid w:val="00045CBC"/>
    <w:rsid w:val="00045ED3"/>
    <w:rsid w:val="000472E8"/>
    <w:rsid w:val="0004732F"/>
    <w:rsid w:val="00050224"/>
    <w:rsid w:val="000520B6"/>
    <w:rsid w:val="000525A9"/>
    <w:rsid w:val="000527B0"/>
    <w:rsid w:val="000527BE"/>
    <w:rsid w:val="000542BF"/>
    <w:rsid w:val="00055533"/>
    <w:rsid w:val="00057979"/>
    <w:rsid w:val="00060B7E"/>
    <w:rsid w:val="00061628"/>
    <w:rsid w:val="000616AC"/>
    <w:rsid w:val="00062306"/>
    <w:rsid w:val="00062A20"/>
    <w:rsid w:val="00062DD3"/>
    <w:rsid w:val="00066455"/>
    <w:rsid w:val="00071556"/>
    <w:rsid w:val="00071607"/>
    <w:rsid w:val="000721E8"/>
    <w:rsid w:val="000739AA"/>
    <w:rsid w:val="000745E9"/>
    <w:rsid w:val="00074926"/>
    <w:rsid w:val="00075C99"/>
    <w:rsid w:val="000765E2"/>
    <w:rsid w:val="00077496"/>
    <w:rsid w:val="00077EAA"/>
    <w:rsid w:val="000803F2"/>
    <w:rsid w:val="00080600"/>
    <w:rsid w:val="00081D54"/>
    <w:rsid w:val="00081F12"/>
    <w:rsid w:val="00081F91"/>
    <w:rsid w:val="000828BB"/>
    <w:rsid w:val="00083AC0"/>
    <w:rsid w:val="00084AC6"/>
    <w:rsid w:val="00086574"/>
    <w:rsid w:val="00086AA7"/>
    <w:rsid w:val="000914D5"/>
    <w:rsid w:val="00091B9D"/>
    <w:rsid w:val="000920B1"/>
    <w:rsid w:val="0009340D"/>
    <w:rsid w:val="00094F72"/>
    <w:rsid w:val="00095A75"/>
    <w:rsid w:val="00097517"/>
    <w:rsid w:val="000A00E3"/>
    <w:rsid w:val="000A03E7"/>
    <w:rsid w:val="000A09B0"/>
    <w:rsid w:val="000A1B90"/>
    <w:rsid w:val="000A1FD2"/>
    <w:rsid w:val="000A20A2"/>
    <w:rsid w:val="000A2592"/>
    <w:rsid w:val="000A2669"/>
    <w:rsid w:val="000A3378"/>
    <w:rsid w:val="000A5E86"/>
    <w:rsid w:val="000B1325"/>
    <w:rsid w:val="000B19F0"/>
    <w:rsid w:val="000B3279"/>
    <w:rsid w:val="000B4207"/>
    <w:rsid w:val="000B452D"/>
    <w:rsid w:val="000B626F"/>
    <w:rsid w:val="000B6389"/>
    <w:rsid w:val="000C04F5"/>
    <w:rsid w:val="000C1BF3"/>
    <w:rsid w:val="000C1D58"/>
    <w:rsid w:val="000C45B6"/>
    <w:rsid w:val="000C6065"/>
    <w:rsid w:val="000C65E4"/>
    <w:rsid w:val="000C6875"/>
    <w:rsid w:val="000C6A9A"/>
    <w:rsid w:val="000C6CD6"/>
    <w:rsid w:val="000D0137"/>
    <w:rsid w:val="000D0D3F"/>
    <w:rsid w:val="000D0DD3"/>
    <w:rsid w:val="000D12E3"/>
    <w:rsid w:val="000D161D"/>
    <w:rsid w:val="000D2566"/>
    <w:rsid w:val="000D5000"/>
    <w:rsid w:val="000D54E6"/>
    <w:rsid w:val="000D5EB6"/>
    <w:rsid w:val="000D64AC"/>
    <w:rsid w:val="000D697D"/>
    <w:rsid w:val="000D7A51"/>
    <w:rsid w:val="000E0486"/>
    <w:rsid w:val="000E182F"/>
    <w:rsid w:val="000E439C"/>
    <w:rsid w:val="000E4CAF"/>
    <w:rsid w:val="000E538A"/>
    <w:rsid w:val="000E55BC"/>
    <w:rsid w:val="000E5D0D"/>
    <w:rsid w:val="000E6E3E"/>
    <w:rsid w:val="000E7DF6"/>
    <w:rsid w:val="000F1082"/>
    <w:rsid w:val="000F38CA"/>
    <w:rsid w:val="000F4D0B"/>
    <w:rsid w:val="000F4D25"/>
    <w:rsid w:val="000F53D0"/>
    <w:rsid w:val="000F619F"/>
    <w:rsid w:val="0010064E"/>
    <w:rsid w:val="001010A4"/>
    <w:rsid w:val="0010144E"/>
    <w:rsid w:val="0010380C"/>
    <w:rsid w:val="00103A78"/>
    <w:rsid w:val="00104D51"/>
    <w:rsid w:val="00105C79"/>
    <w:rsid w:val="00105E7C"/>
    <w:rsid w:val="00106155"/>
    <w:rsid w:val="00106312"/>
    <w:rsid w:val="00106B50"/>
    <w:rsid w:val="00107245"/>
    <w:rsid w:val="0010755D"/>
    <w:rsid w:val="00112FBD"/>
    <w:rsid w:val="001137AB"/>
    <w:rsid w:val="00114566"/>
    <w:rsid w:val="001159E7"/>
    <w:rsid w:val="00115B97"/>
    <w:rsid w:val="001160F0"/>
    <w:rsid w:val="00116C81"/>
    <w:rsid w:val="0011797B"/>
    <w:rsid w:val="00117F68"/>
    <w:rsid w:val="001203DF"/>
    <w:rsid w:val="00121B47"/>
    <w:rsid w:val="00122111"/>
    <w:rsid w:val="0012211B"/>
    <w:rsid w:val="00122A06"/>
    <w:rsid w:val="00123669"/>
    <w:rsid w:val="00123B90"/>
    <w:rsid w:val="00123D68"/>
    <w:rsid w:val="00123DDA"/>
    <w:rsid w:val="00124EB7"/>
    <w:rsid w:val="00126FD5"/>
    <w:rsid w:val="00127611"/>
    <w:rsid w:val="00127BF6"/>
    <w:rsid w:val="00127D43"/>
    <w:rsid w:val="00130E89"/>
    <w:rsid w:val="00135536"/>
    <w:rsid w:val="0013652C"/>
    <w:rsid w:val="00137325"/>
    <w:rsid w:val="00137ADE"/>
    <w:rsid w:val="00137EAD"/>
    <w:rsid w:val="00140452"/>
    <w:rsid w:val="00140B80"/>
    <w:rsid w:val="00140DD0"/>
    <w:rsid w:val="00141D75"/>
    <w:rsid w:val="00141E75"/>
    <w:rsid w:val="0014390A"/>
    <w:rsid w:val="00144E2A"/>
    <w:rsid w:val="001467F7"/>
    <w:rsid w:val="0014714B"/>
    <w:rsid w:val="001472EC"/>
    <w:rsid w:val="00147564"/>
    <w:rsid w:val="0014794C"/>
    <w:rsid w:val="0015041E"/>
    <w:rsid w:val="00150A99"/>
    <w:rsid w:val="00150FC5"/>
    <w:rsid w:val="00151911"/>
    <w:rsid w:val="00151AF2"/>
    <w:rsid w:val="00151E2F"/>
    <w:rsid w:val="0015213E"/>
    <w:rsid w:val="0015286A"/>
    <w:rsid w:val="00152973"/>
    <w:rsid w:val="00153065"/>
    <w:rsid w:val="00153277"/>
    <w:rsid w:val="0015365F"/>
    <w:rsid w:val="00153832"/>
    <w:rsid w:val="0015429E"/>
    <w:rsid w:val="00155946"/>
    <w:rsid w:val="00155DDF"/>
    <w:rsid w:val="00155FA9"/>
    <w:rsid w:val="00156066"/>
    <w:rsid w:val="00156326"/>
    <w:rsid w:val="00156E9F"/>
    <w:rsid w:val="00160123"/>
    <w:rsid w:val="0016116F"/>
    <w:rsid w:val="00161FDB"/>
    <w:rsid w:val="001625A2"/>
    <w:rsid w:val="00164838"/>
    <w:rsid w:val="001650E0"/>
    <w:rsid w:val="0016689D"/>
    <w:rsid w:val="00167368"/>
    <w:rsid w:val="00170B0C"/>
    <w:rsid w:val="001724FB"/>
    <w:rsid w:val="00172F1B"/>
    <w:rsid w:val="0017461A"/>
    <w:rsid w:val="00176FC9"/>
    <w:rsid w:val="001772BD"/>
    <w:rsid w:val="0017764F"/>
    <w:rsid w:val="00180663"/>
    <w:rsid w:val="001807C9"/>
    <w:rsid w:val="00180BEB"/>
    <w:rsid w:val="001814D0"/>
    <w:rsid w:val="00182D42"/>
    <w:rsid w:val="00183208"/>
    <w:rsid w:val="0018467E"/>
    <w:rsid w:val="001857C9"/>
    <w:rsid w:val="00185904"/>
    <w:rsid w:val="00185C39"/>
    <w:rsid w:val="00187118"/>
    <w:rsid w:val="00190664"/>
    <w:rsid w:val="001925F6"/>
    <w:rsid w:val="001929E0"/>
    <w:rsid w:val="00194299"/>
    <w:rsid w:val="00194BAD"/>
    <w:rsid w:val="00196CFF"/>
    <w:rsid w:val="001A0A47"/>
    <w:rsid w:val="001A1193"/>
    <w:rsid w:val="001A227E"/>
    <w:rsid w:val="001A45FA"/>
    <w:rsid w:val="001A507B"/>
    <w:rsid w:val="001A5F27"/>
    <w:rsid w:val="001A662F"/>
    <w:rsid w:val="001A6EAE"/>
    <w:rsid w:val="001A6FAA"/>
    <w:rsid w:val="001B2500"/>
    <w:rsid w:val="001B2C86"/>
    <w:rsid w:val="001B3426"/>
    <w:rsid w:val="001B6277"/>
    <w:rsid w:val="001B647C"/>
    <w:rsid w:val="001B7BAE"/>
    <w:rsid w:val="001C070C"/>
    <w:rsid w:val="001C12BB"/>
    <w:rsid w:val="001C17AE"/>
    <w:rsid w:val="001C1B55"/>
    <w:rsid w:val="001C255D"/>
    <w:rsid w:val="001C33B7"/>
    <w:rsid w:val="001C60A4"/>
    <w:rsid w:val="001C60A7"/>
    <w:rsid w:val="001C737F"/>
    <w:rsid w:val="001D0CC9"/>
    <w:rsid w:val="001D40A3"/>
    <w:rsid w:val="001D63A7"/>
    <w:rsid w:val="001D6BCC"/>
    <w:rsid w:val="001D7640"/>
    <w:rsid w:val="001D7D51"/>
    <w:rsid w:val="001E132F"/>
    <w:rsid w:val="001E19B0"/>
    <w:rsid w:val="001E39E5"/>
    <w:rsid w:val="001E72FC"/>
    <w:rsid w:val="001F04F5"/>
    <w:rsid w:val="001F0E0A"/>
    <w:rsid w:val="001F1EE3"/>
    <w:rsid w:val="001F2057"/>
    <w:rsid w:val="001F5B54"/>
    <w:rsid w:val="001F606C"/>
    <w:rsid w:val="001F683E"/>
    <w:rsid w:val="001F7EB5"/>
    <w:rsid w:val="001F7EC3"/>
    <w:rsid w:val="001F7FBE"/>
    <w:rsid w:val="00202A9B"/>
    <w:rsid w:val="0020433E"/>
    <w:rsid w:val="00204C69"/>
    <w:rsid w:val="00207AD8"/>
    <w:rsid w:val="00207C4A"/>
    <w:rsid w:val="002125D4"/>
    <w:rsid w:val="00212BAB"/>
    <w:rsid w:val="00213E2F"/>
    <w:rsid w:val="00215686"/>
    <w:rsid w:val="00215797"/>
    <w:rsid w:val="002158BD"/>
    <w:rsid w:val="002165A5"/>
    <w:rsid w:val="0022035B"/>
    <w:rsid w:val="00221BB8"/>
    <w:rsid w:val="002229C7"/>
    <w:rsid w:val="002233AE"/>
    <w:rsid w:val="00223678"/>
    <w:rsid w:val="002243DE"/>
    <w:rsid w:val="00224A62"/>
    <w:rsid w:val="00224C6B"/>
    <w:rsid w:val="0022519B"/>
    <w:rsid w:val="002256D4"/>
    <w:rsid w:val="00225C9C"/>
    <w:rsid w:val="002277CD"/>
    <w:rsid w:val="00227B58"/>
    <w:rsid w:val="00230957"/>
    <w:rsid w:val="002309E7"/>
    <w:rsid w:val="00230F01"/>
    <w:rsid w:val="002316FC"/>
    <w:rsid w:val="0023171F"/>
    <w:rsid w:val="00234FBC"/>
    <w:rsid w:val="00235EC6"/>
    <w:rsid w:val="00240D63"/>
    <w:rsid w:val="00244AE5"/>
    <w:rsid w:val="00245065"/>
    <w:rsid w:val="00245CB1"/>
    <w:rsid w:val="00246866"/>
    <w:rsid w:val="00246BDC"/>
    <w:rsid w:val="00246C32"/>
    <w:rsid w:val="00247CF6"/>
    <w:rsid w:val="002527BB"/>
    <w:rsid w:val="002529D3"/>
    <w:rsid w:val="002547CC"/>
    <w:rsid w:val="00256266"/>
    <w:rsid w:val="00256C89"/>
    <w:rsid w:val="002577D0"/>
    <w:rsid w:val="00257A08"/>
    <w:rsid w:val="002600B3"/>
    <w:rsid w:val="00262B72"/>
    <w:rsid w:val="00262F2D"/>
    <w:rsid w:val="00262FA7"/>
    <w:rsid w:val="002639F3"/>
    <w:rsid w:val="00263C5F"/>
    <w:rsid w:val="002646AD"/>
    <w:rsid w:val="00267137"/>
    <w:rsid w:val="0026751D"/>
    <w:rsid w:val="00270CF0"/>
    <w:rsid w:val="002739D1"/>
    <w:rsid w:val="002756CE"/>
    <w:rsid w:val="00275B1E"/>
    <w:rsid w:val="00277022"/>
    <w:rsid w:val="002808BD"/>
    <w:rsid w:val="00282E80"/>
    <w:rsid w:val="00285A0A"/>
    <w:rsid w:val="00286253"/>
    <w:rsid w:val="00286938"/>
    <w:rsid w:val="00287DB2"/>
    <w:rsid w:val="00290F7F"/>
    <w:rsid w:val="00292956"/>
    <w:rsid w:val="002934C9"/>
    <w:rsid w:val="00293A36"/>
    <w:rsid w:val="002947E3"/>
    <w:rsid w:val="00294CC8"/>
    <w:rsid w:val="00294E7E"/>
    <w:rsid w:val="0029507F"/>
    <w:rsid w:val="00295434"/>
    <w:rsid w:val="002954B3"/>
    <w:rsid w:val="00295C21"/>
    <w:rsid w:val="00295F67"/>
    <w:rsid w:val="002963B8"/>
    <w:rsid w:val="00296D12"/>
    <w:rsid w:val="002970F5"/>
    <w:rsid w:val="00297F81"/>
    <w:rsid w:val="002A2309"/>
    <w:rsid w:val="002A2BD3"/>
    <w:rsid w:val="002A3EF7"/>
    <w:rsid w:val="002A42C0"/>
    <w:rsid w:val="002A4CC2"/>
    <w:rsid w:val="002A4EFE"/>
    <w:rsid w:val="002A6121"/>
    <w:rsid w:val="002B07E2"/>
    <w:rsid w:val="002B2ECD"/>
    <w:rsid w:val="002B3B70"/>
    <w:rsid w:val="002B4216"/>
    <w:rsid w:val="002B4A6A"/>
    <w:rsid w:val="002B513D"/>
    <w:rsid w:val="002B56BF"/>
    <w:rsid w:val="002B6299"/>
    <w:rsid w:val="002B7959"/>
    <w:rsid w:val="002C019E"/>
    <w:rsid w:val="002C0EF9"/>
    <w:rsid w:val="002C1B19"/>
    <w:rsid w:val="002C1D17"/>
    <w:rsid w:val="002C2FE0"/>
    <w:rsid w:val="002C5453"/>
    <w:rsid w:val="002C56F1"/>
    <w:rsid w:val="002C5FB5"/>
    <w:rsid w:val="002C6739"/>
    <w:rsid w:val="002C6EB6"/>
    <w:rsid w:val="002C7308"/>
    <w:rsid w:val="002D0791"/>
    <w:rsid w:val="002D1919"/>
    <w:rsid w:val="002D24BA"/>
    <w:rsid w:val="002D2A86"/>
    <w:rsid w:val="002D3EF9"/>
    <w:rsid w:val="002D497A"/>
    <w:rsid w:val="002D4994"/>
    <w:rsid w:val="002D4D58"/>
    <w:rsid w:val="002D55D3"/>
    <w:rsid w:val="002D5846"/>
    <w:rsid w:val="002D6FF9"/>
    <w:rsid w:val="002D7560"/>
    <w:rsid w:val="002E17F3"/>
    <w:rsid w:val="002E1C16"/>
    <w:rsid w:val="002E260E"/>
    <w:rsid w:val="002E5D72"/>
    <w:rsid w:val="002E64DF"/>
    <w:rsid w:val="002E67F9"/>
    <w:rsid w:val="002E6B35"/>
    <w:rsid w:val="002E71FA"/>
    <w:rsid w:val="002F13F6"/>
    <w:rsid w:val="002F146B"/>
    <w:rsid w:val="002F17F6"/>
    <w:rsid w:val="002F1B65"/>
    <w:rsid w:val="002F1E99"/>
    <w:rsid w:val="002F1FE7"/>
    <w:rsid w:val="002F380F"/>
    <w:rsid w:val="002F5070"/>
    <w:rsid w:val="002F623B"/>
    <w:rsid w:val="00300DA3"/>
    <w:rsid w:val="00301F7B"/>
    <w:rsid w:val="003020A4"/>
    <w:rsid w:val="00303999"/>
    <w:rsid w:val="00305393"/>
    <w:rsid w:val="00305DF3"/>
    <w:rsid w:val="003079DA"/>
    <w:rsid w:val="00310208"/>
    <w:rsid w:val="00311743"/>
    <w:rsid w:val="00312080"/>
    <w:rsid w:val="0031353C"/>
    <w:rsid w:val="00313B13"/>
    <w:rsid w:val="00313C7C"/>
    <w:rsid w:val="003147BB"/>
    <w:rsid w:val="00314C64"/>
    <w:rsid w:val="00316E0F"/>
    <w:rsid w:val="003200F5"/>
    <w:rsid w:val="0032013C"/>
    <w:rsid w:val="00320790"/>
    <w:rsid w:val="003217A3"/>
    <w:rsid w:val="00322261"/>
    <w:rsid w:val="0032313E"/>
    <w:rsid w:val="0032395C"/>
    <w:rsid w:val="00325208"/>
    <w:rsid w:val="00330A20"/>
    <w:rsid w:val="003324DB"/>
    <w:rsid w:val="00332D58"/>
    <w:rsid w:val="00332F04"/>
    <w:rsid w:val="0033424D"/>
    <w:rsid w:val="0033561A"/>
    <w:rsid w:val="00336BA3"/>
    <w:rsid w:val="0034094A"/>
    <w:rsid w:val="00341528"/>
    <w:rsid w:val="0034159F"/>
    <w:rsid w:val="00343637"/>
    <w:rsid w:val="00344974"/>
    <w:rsid w:val="00344A6C"/>
    <w:rsid w:val="00344CC7"/>
    <w:rsid w:val="00346E35"/>
    <w:rsid w:val="00347DA1"/>
    <w:rsid w:val="0035158B"/>
    <w:rsid w:val="00351984"/>
    <w:rsid w:val="00352438"/>
    <w:rsid w:val="00354769"/>
    <w:rsid w:val="003553D3"/>
    <w:rsid w:val="003554D9"/>
    <w:rsid w:val="00356033"/>
    <w:rsid w:val="003569E9"/>
    <w:rsid w:val="00357A09"/>
    <w:rsid w:val="00357D77"/>
    <w:rsid w:val="00357E75"/>
    <w:rsid w:val="00362379"/>
    <w:rsid w:val="00362F56"/>
    <w:rsid w:val="003637C9"/>
    <w:rsid w:val="00364DC6"/>
    <w:rsid w:val="00365FF1"/>
    <w:rsid w:val="00366070"/>
    <w:rsid w:val="00366602"/>
    <w:rsid w:val="003673F3"/>
    <w:rsid w:val="00372F4D"/>
    <w:rsid w:val="00374462"/>
    <w:rsid w:val="00374965"/>
    <w:rsid w:val="00374BE8"/>
    <w:rsid w:val="0037574D"/>
    <w:rsid w:val="003766C1"/>
    <w:rsid w:val="00376BD4"/>
    <w:rsid w:val="00377308"/>
    <w:rsid w:val="00382078"/>
    <w:rsid w:val="0038293B"/>
    <w:rsid w:val="00382BB9"/>
    <w:rsid w:val="00384701"/>
    <w:rsid w:val="00384B4A"/>
    <w:rsid w:val="003855C6"/>
    <w:rsid w:val="003861F1"/>
    <w:rsid w:val="0038721A"/>
    <w:rsid w:val="003900BE"/>
    <w:rsid w:val="00390FF6"/>
    <w:rsid w:val="00391BD7"/>
    <w:rsid w:val="00393F83"/>
    <w:rsid w:val="003950DD"/>
    <w:rsid w:val="0039511C"/>
    <w:rsid w:val="00396116"/>
    <w:rsid w:val="003973CB"/>
    <w:rsid w:val="0039759C"/>
    <w:rsid w:val="003A0E5B"/>
    <w:rsid w:val="003A3001"/>
    <w:rsid w:val="003A3AC3"/>
    <w:rsid w:val="003A3F27"/>
    <w:rsid w:val="003A4E50"/>
    <w:rsid w:val="003A50EB"/>
    <w:rsid w:val="003A58C8"/>
    <w:rsid w:val="003A5B4B"/>
    <w:rsid w:val="003A63C2"/>
    <w:rsid w:val="003A6E4D"/>
    <w:rsid w:val="003B038A"/>
    <w:rsid w:val="003B048D"/>
    <w:rsid w:val="003B1F97"/>
    <w:rsid w:val="003B228C"/>
    <w:rsid w:val="003B51C8"/>
    <w:rsid w:val="003B5B7C"/>
    <w:rsid w:val="003C2D75"/>
    <w:rsid w:val="003C37C8"/>
    <w:rsid w:val="003C3FBD"/>
    <w:rsid w:val="003C47B2"/>
    <w:rsid w:val="003C7FE0"/>
    <w:rsid w:val="003D28C2"/>
    <w:rsid w:val="003D3014"/>
    <w:rsid w:val="003D3828"/>
    <w:rsid w:val="003D3CB9"/>
    <w:rsid w:val="003D60CF"/>
    <w:rsid w:val="003D75FE"/>
    <w:rsid w:val="003D77CA"/>
    <w:rsid w:val="003E020A"/>
    <w:rsid w:val="003E063C"/>
    <w:rsid w:val="003E20C0"/>
    <w:rsid w:val="003E20F3"/>
    <w:rsid w:val="003E22F9"/>
    <w:rsid w:val="003E24B1"/>
    <w:rsid w:val="003E2B21"/>
    <w:rsid w:val="003E2E52"/>
    <w:rsid w:val="003E3436"/>
    <w:rsid w:val="003E5324"/>
    <w:rsid w:val="003E5D7A"/>
    <w:rsid w:val="003E7E29"/>
    <w:rsid w:val="003F0D16"/>
    <w:rsid w:val="003F16AB"/>
    <w:rsid w:val="003F2882"/>
    <w:rsid w:val="003F30E2"/>
    <w:rsid w:val="003F3759"/>
    <w:rsid w:val="003F454E"/>
    <w:rsid w:val="003F45D7"/>
    <w:rsid w:val="003F5694"/>
    <w:rsid w:val="003F572B"/>
    <w:rsid w:val="003F77E9"/>
    <w:rsid w:val="0040031F"/>
    <w:rsid w:val="00401AAC"/>
    <w:rsid w:val="004022B4"/>
    <w:rsid w:val="00402D56"/>
    <w:rsid w:val="00407F82"/>
    <w:rsid w:val="0041025D"/>
    <w:rsid w:val="0041050B"/>
    <w:rsid w:val="00410DA1"/>
    <w:rsid w:val="00411600"/>
    <w:rsid w:val="00412DB6"/>
    <w:rsid w:val="004139DE"/>
    <w:rsid w:val="004143CF"/>
    <w:rsid w:val="0041462E"/>
    <w:rsid w:val="00414CE0"/>
    <w:rsid w:val="004206AF"/>
    <w:rsid w:val="0042256D"/>
    <w:rsid w:val="004249FC"/>
    <w:rsid w:val="00424B4B"/>
    <w:rsid w:val="00425E9A"/>
    <w:rsid w:val="0042622F"/>
    <w:rsid w:val="004265F9"/>
    <w:rsid w:val="00426926"/>
    <w:rsid w:val="0043031A"/>
    <w:rsid w:val="00430419"/>
    <w:rsid w:val="0043080D"/>
    <w:rsid w:val="0043145F"/>
    <w:rsid w:val="0043173E"/>
    <w:rsid w:val="004337B5"/>
    <w:rsid w:val="00433B71"/>
    <w:rsid w:val="00433FDA"/>
    <w:rsid w:val="00434EA9"/>
    <w:rsid w:val="00435554"/>
    <w:rsid w:val="0043566E"/>
    <w:rsid w:val="004356BB"/>
    <w:rsid w:val="00436A94"/>
    <w:rsid w:val="00436C4A"/>
    <w:rsid w:val="00437E7D"/>
    <w:rsid w:val="00437EED"/>
    <w:rsid w:val="00440368"/>
    <w:rsid w:val="00440B7D"/>
    <w:rsid w:val="00441A60"/>
    <w:rsid w:val="00441BA2"/>
    <w:rsid w:val="00442EC5"/>
    <w:rsid w:val="004432BF"/>
    <w:rsid w:val="0044344E"/>
    <w:rsid w:val="00443569"/>
    <w:rsid w:val="00444A05"/>
    <w:rsid w:val="004466AC"/>
    <w:rsid w:val="00447274"/>
    <w:rsid w:val="00451F10"/>
    <w:rsid w:val="00453C14"/>
    <w:rsid w:val="0045566D"/>
    <w:rsid w:val="0045718F"/>
    <w:rsid w:val="00457C8B"/>
    <w:rsid w:val="00460069"/>
    <w:rsid w:val="00460EF1"/>
    <w:rsid w:val="004614E4"/>
    <w:rsid w:val="004615C0"/>
    <w:rsid w:val="004628C7"/>
    <w:rsid w:val="00463144"/>
    <w:rsid w:val="004651A9"/>
    <w:rsid w:val="00466B69"/>
    <w:rsid w:val="00467A82"/>
    <w:rsid w:val="004703A6"/>
    <w:rsid w:val="00470CAF"/>
    <w:rsid w:val="00470E43"/>
    <w:rsid w:val="004725D3"/>
    <w:rsid w:val="00474BE9"/>
    <w:rsid w:val="00474DB2"/>
    <w:rsid w:val="004751B8"/>
    <w:rsid w:val="00477A13"/>
    <w:rsid w:val="00477A76"/>
    <w:rsid w:val="00480432"/>
    <w:rsid w:val="004813EE"/>
    <w:rsid w:val="00482394"/>
    <w:rsid w:val="004833D1"/>
    <w:rsid w:val="004835B9"/>
    <w:rsid w:val="00483645"/>
    <w:rsid w:val="00485199"/>
    <w:rsid w:val="004852CA"/>
    <w:rsid w:val="00485936"/>
    <w:rsid w:val="0048716D"/>
    <w:rsid w:val="004878A2"/>
    <w:rsid w:val="004879E3"/>
    <w:rsid w:val="0049288D"/>
    <w:rsid w:val="00492F2E"/>
    <w:rsid w:val="0049397C"/>
    <w:rsid w:val="004955B1"/>
    <w:rsid w:val="0049798A"/>
    <w:rsid w:val="004A063D"/>
    <w:rsid w:val="004A14FB"/>
    <w:rsid w:val="004A2CE8"/>
    <w:rsid w:val="004A6262"/>
    <w:rsid w:val="004A6964"/>
    <w:rsid w:val="004A6A5B"/>
    <w:rsid w:val="004A77B1"/>
    <w:rsid w:val="004B112E"/>
    <w:rsid w:val="004B1A62"/>
    <w:rsid w:val="004B1FB4"/>
    <w:rsid w:val="004B231E"/>
    <w:rsid w:val="004B3314"/>
    <w:rsid w:val="004B3C78"/>
    <w:rsid w:val="004B48FC"/>
    <w:rsid w:val="004B5522"/>
    <w:rsid w:val="004B68CF"/>
    <w:rsid w:val="004B6EC8"/>
    <w:rsid w:val="004C03DF"/>
    <w:rsid w:val="004C2D0F"/>
    <w:rsid w:val="004C2F31"/>
    <w:rsid w:val="004C5175"/>
    <w:rsid w:val="004C57D7"/>
    <w:rsid w:val="004C5C22"/>
    <w:rsid w:val="004C66ED"/>
    <w:rsid w:val="004C6A8C"/>
    <w:rsid w:val="004C6BBC"/>
    <w:rsid w:val="004D129E"/>
    <w:rsid w:val="004D2046"/>
    <w:rsid w:val="004D27E5"/>
    <w:rsid w:val="004D28F2"/>
    <w:rsid w:val="004D29EE"/>
    <w:rsid w:val="004D2B7A"/>
    <w:rsid w:val="004D3AAE"/>
    <w:rsid w:val="004D40D1"/>
    <w:rsid w:val="004D4B8C"/>
    <w:rsid w:val="004D4F1B"/>
    <w:rsid w:val="004D5979"/>
    <w:rsid w:val="004D628E"/>
    <w:rsid w:val="004D6BD5"/>
    <w:rsid w:val="004E0376"/>
    <w:rsid w:val="004E1272"/>
    <w:rsid w:val="004E12D5"/>
    <w:rsid w:val="004E150D"/>
    <w:rsid w:val="004E2B3B"/>
    <w:rsid w:val="004E3F28"/>
    <w:rsid w:val="004E406D"/>
    <w:rsid w:val="004E57F3"/>
    <w:rsid w:val="004E7280"/>
    <w:rsid w:val="004F0ED9"/>
    <w:rsid w:val="004F10B4"/>
    <w:rsid w:val="004F114E"/>
    <w:rsid w:val="004F183A"/>
    <w:rsid w:val="004F2DAF"/>
    <w:rsid w:val="004F4466"/>
    <w:rsid w:val="004F50ED"/>
    <w:rsid w:val="004F5B7A"/>
    <w:rsid w:val="004F60B7"/>
    <w:rsid w:val="004F7D5A"/>
    <w:rsid w:val="0050313B"/>
    <w:rsid w:val="00503683"/>
    <w:rsid w:val="00504770"/>
    <w:rsid w:val="00505202"/>
    <w:rsid w:val="00505A8B"/>
    <w:rsid w:val="0050620A"/>
    <w:rsid w:val="00506900"/>
    <w:rsid w:val="00506CD4"/>
    <w:rsid w:val="00510C1C"/>
    <w:rsid w:val="00511E54"/>
    <w:rsid w:val="00511ECE"/>
    <w:rsid w:val="005144D5"/>
    <w:rsid w:val="005151AE"/>
    <w:rsid w:val="00516056"/>
    <w:rsid w:val="0051628C"/>
    <w:rsid w:val="00516F7D"/>
    <w:rsid w:val="00517A91"/>
    <w:rsid w:val="0052156D"/>
    <w:rsid w:val="005231C4"/>
    <w:rsid w:val="005255B5"/>
    <w:rsid w:val="00526533"/>
    <w:rsid w:val="00532EB4"/>
    <w:rsid w:val="005358D5"/>
    <w:rsid w:val="00537898"/>
    <w:rsid w:val="00540BFC"/>
    <w:rsid w:val="00540DBD"/>
    <w:rsid w:val="0054313A"/>
    <w:rsid w:val="005440B4"/>
    <w:rsid w:val="00544E4E"/>
    <w:rsid w:val="00545340"/>
    <w:rsid w:val="00547A8A"/>
    <w:rsid w:val="005505FA"/>
    <w:rsid w:val="0055300D"/>
    <w:rsid w:val="00554EEF"/>
    <w:rsid w:val="005564E5"/>
    <w:rsid w:val="00556BFF"/>
    <w:rsid w:val="00557335"/>
    <w:rsid w:val="00557602"/>
    <w:rsid w:val="00560CAF"/>
    <w:rsid w:val="0056130D"/>
    <w:rsid w:val="00561569"/>
    <w:rsid w:val="00562589"/>
    <w:rsid w:val="00562E47"/>
    <w:rsid w:val="00563C9C"/>
    <w:rsid w:val="00564277"/>
    <w:rsid w:val="00564D11"/>
    <w:rsid w:val="00565E47"/>
    <w:rsid w:val="00565E5E"/>
    <w:rsid w:val="00565E7A"/>
    <w:rsid w:val="00565FB3"/>
    <w:rsid w:val="00566F96"/>
    <w:rsid w:val="00567BBB"/>
    <w:rsid w:val="0057073C"/>
    <w:rsid w:val="00570C1C"/>
    <w:rsid w:val="00574CAC"/>
    <w:rsid w:val="00575851"/>
    <w:rsid w:val="00575BB8"/>
    <w:rsid w:val="00575EE6"/>
    <w:rsid w:val="00576A02"/>
    <w:rsid w:val="0057749A"/>
    <w:rsid w:val="005776FB"/>
    <w:rsid w:val="005779AF"/>
    <w:rsid w:val="005779DD"/>
    <w:rsid w:val="005809FB"/>
    <w:rsid w:val="00580EB7"/>
    <w:rsid w:val="005813A2"/>
    <w:rsid w:val="00582067"/>
    <w:rsid w:val="00582AED"/>
    <w:rsid w:val="00584644"/>
    <w:rsid w:val="00590D8B"/>
    <w:rsid w:val="0059135A"/>
    <w:rsid w:val="00591C00"/>
    <w:rsid w:val="00592EE4"/>
    <w:rsid w:val="00593598"/>
    <w:rsid w:val="0059529E"/>
    <w:rsid w:val="00595C31"/>
    <w:rsid w:val="00597006"/>
    <w:rsid w:val="005A1129"/>
    <w:rsid w:val="005A15A5"/>
    <w:rsid w:val="005A3B83"/>
    <w:rsid w:val="005A5060"/>
    <w:rsid w:val="005A5798"/>
    <w:rsid w:val="005A6795"/>
    <w:rsid w:val="005A71AF"/>
    <w:rsid w:val="005A7624"/>
    <w:rsid w:val="005B227C"/>
    <w:rsid w:val="005B2E0A"/>
    <w:rsid w:val="005B2E7E"/>
    <w:rsid w:val="005B369C"/>
    <w:rsid w:val="005B45B2"/>
    <w:rsid w:val="005B4F7D"/>
    <w:rsid w:val="005B575D"/>
    <w:rsid w:val="005B5D09"/>
    <w:rsid w:val="005B5E01"/>
    <w:rsid w:val="005B6C2A"/>
    <w:rsid w:val="005C0924"/>
    <w:rsid w:val="005C134F"/>
    <w:rsid w:val="005C77C7"/>
    <w:rsid w:val="005C7944"/>
    <w:rsid w:val="005C7AE5"/>
    <w:rsid w:val="005C7B3B"/>
    <w:rsid w:val="005D01B7"/>
    <w:rsid w:val="005D0D4F"/>
    <w:rsid w:val="005D1E53"/>
    <w:rsid w:val="005D238C"/>
    <w:rsid w:val="005D2C6A"/>
    <w:rsid w:val="005D377C"/>
    <w:rsid w:val="005D3B3A"/>
    <w:rsid w:val="005D41F5"/>
    <w:rsid w:val="005D5631"/>
    <w:rsid w:val="005D609A"/>
    <w:rsid w:val="005D6763"/>
    <w:rsid w:val="005D7667"/>
    <w:rsid w:val="005E09D4"/>
    <w:rsid w:val="005E1806"/>
    <w:rsid w:val="005E18E1"/>
    <w:rsid w:val="005E268A"/>
    <w:rsid w:val="005E43A0"/>
    <w:rsid w:val="005E4F0C"/>
    <w:rsid w:val="005E59EF"/>
    <w:rsid w:val="005E6A5D"/>
    <w:rsid w:val="005E6F7A"/>
    <w:rsid w:val="005F1EB3"/>
    <w:rsid w:val="005F20F8"/>
    <w:rsid w:val="005F259A"/>
    <w:rsid w:val="005F4ED1"/>
    <w:rsid w:val="005F5AED"/>
    <w:rsid w:val="005F6751"/>
    <w:rsid w:val="005F7407"/>
    <w:rsid w:val="006000DF"/>
    <w:rsid w:val="00600550"/>
    <w:rsid w:val="00601C32"/>
    <w:rsid w:val="00602808"/>
    <w:rsid w:val="00602968"/>
    <w:rsid w:val="006037D0"/>
    <w:rsid w:val="00603ED4"/>
    <w:rsid w:val="00604B8E"/>
    <w:rsid w:val="0060699D"/>
    <w:rsid w:val="006071A1"/>
    <w:rsid w:val="006077FF"/>
    <w:rsid w:val="00607F5B"/>
    <w:rsid w:val="00610EA7"/>
    <w:rsid w:val="00611A06"/>
    <w:rsid w:val="00612F0A"/>
    <w:rsid w:val="006130BA"/>
    <w:rsid w:val="00613983"/>
    <w:rsid w:val="00613AF9"/>
    <w:rsid w:val="006169E1"/>
    <w:rsid w:val="0061713C"/>
    <w:rsid w:val="00620063"/>
    <w:rsid w:val="00620E96"/>
    <w:rsid w:val="00621E64"/>
    <w:rsid w:val="00622437"/>
    <w:rsid w:val="00623347"/>
    <w:rsid w:val="006238D0"/>
    <w:rsid w:val="00624608"/>
    <w:rsid w:val="00624A47"/>
    <w:rsid w:val="00626C5C"/>
    <w:rsid w:val="00627362"/>
    <w:rsid w:val="006278A0"/>
    <w:rsid w:val="00630C14"/>
    <w:rsid w:val="00631F2B"/>
    <w:rsid w:val="00632C7E"/>
    <w:rsid w:val="00633EC4"/>
    <w:rsid w:val="00634752"/>
    <w:rsid w:val="00635EC5"/>
    <w:rsid w:val="006360EE"/>
    <w:rsid w:val="00636D72"/>
    <w:rsid w:val="00637B78"/>
    <w:rsid w:val="00640102"/>
    <w:rsid w:val="00641476"/>
    <w:rsid w:val="00642940"/>
    <w:rsid w:val="006435D9"/>
    <w:rsid w:val="00643A83"/>
    <w:rsid w:val="006453A0"/>
    <w:rsid w:val="00645449"/>
    <w:rsid w:val="00647C2C"/>
    <w:rsid w:val="00652722"/>
    <w:rsid w:val="00653550"/>
    <w:rsid w:val="00653560"/>
    <w:rsid w:val="00655645"/>
    <w:rsid w:val="00655885"/>
    <w:rsid w:val="00660046"/>
    <w:rsid w:val="006636BE"/>
    <w:rsid w:val="00666121"/>
    <w:rsid w:val="00667459"/>
    <w:rsid w:val="00670236"/>
    <w:rsid w:val="00670C81"/>
    <w:rsid w:val="0067145A"/>
    <w:rsid w:val="006723ED"/>
    <w:rsid w:val="00672C45"/>
    <w:rsid w:val="006747A6"/>
    <w:rsid w:val="00674A38"/>
    <w:rsid w:val="006768C7"/>
    <w:rsid w:val="00676C9D"/>
    <w:rsid w:val="006814AC"/>
    <w:rsid w:val="006825D8"/>
    <w:rsid w:val="00685CB3"/>
    <w:rsid w:val="00686C03"/>
    <w:rsid w:val="00687408"/>
    <w:rsid w:val="00691889"/>
    <w:rsid w:val="00692813"/>
    <w:rsid w:val="00693347"/>
    <w:rsid w:val="00695706"/>
    <w:rsid w:val="0069739F"/>
    <w:rsid w:val="00697E28"/>
    <w:rsid w:val="006A0F87"/>
    <w:rsid w:val="006A200D"/>
    <w:rsid w:val="006A2B8D"/>
    <w:rsid w:val="006A3427"/>
    <w:rsid w:val="006A465A"/>
    <w:rsid w:val="006A4C7D"/>
    <w:rsid w:val="006A62BF"/>
    <w:rsid w:val="006A62F2"/>
    <w:rsid w:val="006A7EED"/>
    <w:rsid w:val="006B3FDA"/>
    <w:rsid w:val="006B42ED"/>
    <w:rsid w:val="006B43CD"/>
    <w:rsid w:val="006B6C6D"/>
    <w:rsid w:val="006B7FF2"/>
    <w:rsid w:val="006C0831"/>
    <w:rsid w:val="006C105B"/>
    <w:rsid w:val="006C4105"/>
    <w:rsid w:val="006C49FB"/>
    <w:rsid w:val="006C62C3"/>
    <w:rsid w:val="006C64D6"/>
    <w:rsid w:val="006C7264"/>
    <w:rsid w:val="006D04ED"/>
    <w:rsid w:val="006D0ECE"/>
    <w:rsid w:val="006D1366"/>
    <w:rsid w:val="006D138E"/>
    <w:rsid w:val="006D21BA"/>
    <w:rsid w:val="006D2B07"/>
    <w:rsid w:val="006E423D"/>
    <w:rsid w:val="006E468D"/>
    <w:rsid w:val="006E527A"/>
    <w:rsid w:val="006E5A5F"/>
    <w:rsid w:val="006E60D5"/>
    <w:rsid w:val="006E7CED"/>
    <w:rsid w:val="006F16F7"/>
    <w:rsid w:val="006F2651"/>
    <w:rsid w:val="006F2F60"/>
    <w:rsid w:val="006F4D9A"/>
    <w:rsid w:val="006F5C6B"/>
    <w:rsid w:val="006F6674"/>
    <w:rsid w:val="00701525"/>
    <w:rsid w:val="00701BD2"/>
    <w:rsid w:val="007022FA"/>
    <w:rsid w:val="00702D87"/>
    <w:rsid w:val="00703C0E"/>
    <w:rsid w:val="00703D3E"/>
    <w:rsid w:val="00704984"/>
    <w:rsid w:val="00706159"/>
    <w:rsid w:val="007063A9"/>
    <w:rsid w:val="007067AF"/>
    <w:rsid w:val="00710625"/>
    <w:rsid w:val="007125C7"/>
    <w:rsid w:val="00713301"/>
    <w:rsid w:val="00716C0F"/>
    <w:rsid w:val="00716ED4"/>
    <w:rsid w:val="007172D6"/>
    <w:rsid w:val="00720BD2"/>
    <w:rsid w:val="0072124B"/>
    <w:rsid w:val="00721CA5"/>
    <w:rsid w:val="00721E78"/>
    <w:rsid w:val="007221E5"/>
    <w:rsid w:val="00722763"/>
    <w:rsid w:val="00725AC1"/>
    <w:rsid w:val="00726F6C"/>
    <w:rsid w:val="0072795C"/>
    <w:rsid w:val="00731B9C"/>
    <w:rsid w:val="00731DBA"/>
    <w:rsid w:val="0073255E"/>
    <w:rsid w:val="00732DBF"/>
    <w:rsid w:val="00733141"/>
    <w:rsid w:val="007370A8"/>
    <w:rsid w:val="00737277"/>
    <w:rsid w:val="007405B0"/>
    <w:rsid w:val="007416E5"/>
    <w:rsid w:val="007430FA"/>
    <w:rsid w:val="007433A9"/>
    <w:rsid w:val="00743E74"/>
    <w:rsid w:val="007440E5"/>
    <w:rsid w:val="007446C6"/>
    <w:rsid w:val="00747036"/>
    <w:rsid w:val="0075007B"/>
    <w:rsid w:val="00750C3F"/>
    <w:rsid w:val="007511D8"/>
    <w:rsid w:val="00751697"/>
    <w:rsid w:val="0075298A"/>
    <w:rsid w:val="007551B9"/>
    <w:rsid w:val="007551FC"/>
    <w:rsid w:val="00755374"/>
    <w:rsid w:val="00756B9B"/>
    <w:rsid w:val="007604B7"/>
    <w:rsid w:val="007604ED"/>
    <w:rsid w:val="00760ED5"/>
    <w:rsid w:val="00761274"/>
    <w:rsid w:val="007625BD"/>
    <w:rsid w:val="00763185"/>
    <w:rsid w:val="007647E9"/>
    <w:rsid w:val="00765F0A"/>
    <w:rsid w:val="00766073"/>
    <w:rsid w:val="00766DDF"/>
    <w:rsid w:val="00766E1A"/>
    <w:rsid w:val="00766F3D"/>
    <w:rsid w:val="00770A31"/>
    <w:rsid w:val="007713EC"/>
    <w:rsid w:val="00771827"/>
    <w:rsid w:val="00772948"/>
    <w:rsid w:val="00772BE6"/>
    <w:rsid w:val="00774365"/>
    <w:rsid w:val="00774902"/>
    <w:rsid w:val="007777C4"/>
    <w:rsid w:val="00777B29"/>
    <w:rsid w:val="007805EB"/>
    <w:rsid w:val="007810D1"/>
    <w:rsid w:val="007829CD"/>
    <w:rsid w:val="00784379"/>
    <w:rsid w:val="0078505F"/>
    <w:rsid w:val="007851BF"/>
    <w:rsid w:val="007866A7"/>
    <w:rsid w:val="007870F4"/>
    <w:rsid w:val="00790647"/>
    <w:rsid w:val="00790BB8"/>
    <w:rsid w:val="00791973"/>
    <w:rsid w:val="00793FAF"/>
    <w:rsid w:val="00795FF6"/>
    <w:rsid w:val="0079696D"/>
    <w:rsid w:val="00796DB7"/>
    <w:rsid w:val="007A040A"/>
    <w:rsid w:val="007A051A"/>
    <w:rsid w:val="007A20A1"/>
    <w:rsid w:val="007A238E"/>
    <w:rsid w:val="007A2BF2"/>
    <w:rsid w:val="007A3EC6"/>
    <w:rsid w:val="007A60CF"/>
    <w:rsid w:val="007A63FE"/>
    <w:rsid w:val="007B0276"/>
    <w:rsid w:val="007B04E0"/>
    <w:rsid w:val="007B1D2A"/>
    <w:rsid w:val="007B3C80"/>
    <w:rsid w:val="007B4871"/>
    <w:rsid w:val="007B7E48"/>
    <w:rsid w:val="007C069D"/>
    <w:rsid w:val="007C1099"/>
    <w:rsid w:val="007C13B6"/>
    <w:rsid w:val="007C20C5"/>
    <w:rsid w:val="007C20F1"/>
    <w:rsid w:val="007C2851"/>
    <w:rsid w:val="007C2A6D"/>
    <w:rsid w:val="007C6BA4"/>
    <w:rsid w:val="007C7D2E"/>
    <w:rsid w:val="007D061B"/>
    <w:rsid w:val="007D1771"/>
    <w:rsid w:val="007D199E"/>
    <w:rsid w:val="007D22C4"/>
    <w:rsid w:val="007D2C28"/>
    <w:rsid w:val="007D40CA"/>
    <w:rsid w:val="007D5455"/>
    <w:rsid w:val="007E1975"/>
    <w:rsid w:val="007E2AD7"/>
    <w:rsid w:val="007E317F"/>
    <w:rsid w:val="007E4092"/>
    <w:rsid w:val="007E46BF"/>
    <w:rsid w:val="007E54FF"/>
    <w:rsid w:val="007E5907"/>
    <w:rsid w:val="007E6211"/>
    <w:rsid w:val="007E79CF"/>
    <w:rsid w:val="007E7FB0"/>
    <w:rsid w:val="007F0E87"/>
    <w:rsid w:val="007F1E60"/>
    <w:rsid w:val="007F244C"/>
    <w:rsid w:val="007F4115"/>
    <w:rsid w:val="007F47E3"/>
    <w:rsid w:val="007F6744"/>
    <w:rsid w:val="007F6DC9"/>
    <w:rsid w:val="00801513"/>
    <w:rsid w:val="00801860"/>
    <w:rsid w:val="00803221"/>
    <w:rsid w:val="0080347E"/>
    <w:rsid w:val="00806307"/>
    <w:rsid w:val="008112F7"/>
    <w:rsid w:val="00811659"/>
    <w:rsid w:val="00813512"/>
    <w:rsid w:val="00813B28"/>
    <w:rsid w:val="00815432"/>
    <w:rsid w:val="00815786"/>
    <w:rsid w:val="0081615C"/>
    <w:rsid w:val="00816D92"/>
    <w:rsid w:val="00817425"/>
    <w:rsid w:val="008204D1"/>
    <w:rsid w:val="0082334F"/>
    <w:rsid w:val="008233A4"/>
    <w:rsid w:val="00824B90"/>
    <w:rsid w:val="00825757"/>
    <w:rsid w:val="00825B57"/>
    <w:rsid w:val="008276D9"/>
    <w:rsid w:val="00827F51"/>
    <w:rsid w:val="00830CCA"/>
    <w:rsid w:val="00830DBC"/>
    <w:rsid w:val="00832ACB"/>
    <w:rsid w:val="00832CB9"/>
    <w:rsid w:val="0083359A"/>
    <w:rsid w:val="00833A85"/>
    <w:rsid w:val="00833A8D"/>
    <w:rsid w:val="008344B4"/>
    <w:rsid w:val="008357E4"/>
    <w:rsid w:val="0084144A"/>
    <w:rsid w:val="00841919"/>
    <w:rsid w:val="00841B76"/>
    <w:rsid w:val="008426FA"/>
    <w:rsid w:val="0084298A"/>
    <w:rsid w:val="0084362E"/>
    <w:rsid w:val="00844756"/>
    <w:rsid w:val="00844766"/>
    <w:rsid w:val="00844EC2"/>
    <w:rsid w:val="00846275"/>
    <w:rsid w:val="00846BC7"/>
    <w:rsid w:val="00846C44"/>
    <w:rsid w:val="00850174"/>
    <w:rsid w:val="0085040C"/>
    <w:rsid w:val="008539B5"/>
    <w:rsid w:val="008569AE"/>
    <w:rsid w:val="00856AA6"/>
    <w:rsid w:val="008573B2"/>
    <w:rsid w:val="00857E9B"/>
    <w:rsid w:val="00860215"/>
    <w:rsid w:val="008618AB"/>
    <w:rsid w:val="00861A98"/>
    <w:rsid w:val="008620C7"/>
    <w:rsid w:val="00862EEA"/>
    <w:rsid w:val="00863289"/>
    <w:rsid w:val="008632F0"/>
    <w:rsid w:val="0086359F"/>
    <w:rsid w:val="00870307"/>
    <w:rsid w:val="00870322"/>
    <w:rsid w:val="00871CA2"/>
    <w:rsid w:val="00872996"/>
    <w:rsid w:val="00872B53"/>
    <w:rsid w:val="00875A14"/>
    <w:rsid w:val="00877A18"/>
    <w:rsid w:val="00877ACA"/>
    <w:rsid w:val="00877D90"/>
    <w:rsid w:val="00882C29"/>
    <w:rsid w:val="00883FB0"/>
    <w:rsid w:val="0088748B"/>
    <w:rsid w:val="00890CD0"/>
    <w:rsid w:val="00891124"/>
    <w:rsid w:val="00891D35"/>
    <w:rsid w:val="00894284"/>
    <w:rsid w:val="0089582A"/>
    <w:rsid w:val="008959E6"/>
    <w:rsid w:val="00897DAC"/>
    <w:rsid w:val="008A0ED0"/>
    <w:rsid w:val="008A14EA"/>
    <w:rsid w:val="008A188F"/>
    <w:rsid w:val="008A2056"/>
    <w:rsid w:val="008A22B1"/>
    <w:rsid w:val="008A2BB7"/>
    <w:rsid w:val="008A30FA"/>
    <w:rsid w:val="008B03DF"/>
    <w:rsid w:val="008B0D3B"/>
    <w:rsid w:val="008B1C97"/>
    <w:rsid w:val="008B1D59"/>
    <w:rsid w:val="008B21FD"/>
    <w:rsid w:val="008B4354"/>
    <w:rsid w:val="008B650E"/>
    <w:rsid w:val="008B71A7"/>
    <w:rsid w:val="008C1130"/>
    <w:rsid w:val="008C2120"/>
    <w:rsid w:val="008C2A1C"/>
    <w:rsid w:val="008C3322"/>
    <w:rsid w:val="008C6E7E"/>
    <w:rsid w:val="008C7FFC"/>
    <w:rsid w:val="008D2357"/>
    <w:rsid w:val="008D2AC2"/>
    <w:rsid w:val="008D410E"/>
    <w:rsid w:val="008D43A6"/>
    <w:rsid w:val="008D46D0"/>
    <w:rsid w:val="008D4793"/>
    <w:rsid w:val="008D5306"/>
    <w:rsid w:val="008D5A3D"/>
    <w:rsid w:val="008D5A7B"/>
    <w:rsid w:val="008D76A8"/>
    <w:rsid w:val="008D77EB"/>
    <w:rsid w:val="008E15D2"/>
    <w:rsid w:val="008E516A"/>
    <w:rsid w:val="008E65E9"/>
    <w:rsid w:val="008E6A0E"/>
    <w:rsid w:val="008E78A2"/>
    <w:rsid w:val="008F3ABF"/>
    <w:rsid w:val="008F43C9"/>
    <w:rsid w:val="008F452D"/>
    <w:rsid w:val="008F5EB8"/>
    <w:rsid w:val="008F72F3"/>
    <w:rsid w:val="008F7418"/>
    <w:rsid w:val="00900C94"/>
    <w:rsid w:val="0090115B"/>
    <w:rsid w:val="00902A66"/>
    <w:rsid w:val="00902E13"/>
    <w:rsid w:val="00903211"/>
    <w:rsid w:val="00903A42"/>
    <w:rsid w:val="00904A5F"/>
    <w:rsid w:val="00904A7E"/>
    <w:rsid w:val="009058F2"/>
    <w:rsid w:val="00906A80"/>
    <w:rsid w:val="00906CE5"/>
    <w:rsid w:val="00911A26"/>
    <w:rsid w:val="00911A8F"/>
    <w:rsid w:val="009125B5"/>
    <w:rsid w:val="0091599E"/>
    <w:rsid w:val="00916331"/>
    <w:rsid w:val="009176AA"/>
    <w:rsid w:val="00920D03"/>
    <w:rsid w:val="00922699"/>
    <w:rsid w:val="00922FB0"/>
    <w:rsid w:val="00924556"/>
    <w:rsid w:val="00924E7A"/>
    <w:rsid w:val="0092595C"/>
    <w:rsid w:val="00925ADB"/>
    <w:rsid w:val="009263EE"/>
    <w:rsid w:val="009312E8"/>
    <w:rsid w:val="009358D5"/>
    <w:rsid w:val="009363E5"/>
    <w:rsid w:val="0094044F"/>
    <w:rsid w:val="0094050C"/>
    <w:rsid w:val="00940FFF"/>
    <w:rsid w:val="0094268D"/>
    <w:rsid w:val="00942BF2"/>
    <w:rsid w:val="00945984"/>
    <w:rsid w:val="00945C0B"/>
    <w:rsid w:val="009465A0"/>
    <w:rsid w:val="0094725B"/>
    <w:rsid w:val="00952D05"/>
    <w:rsid w:val="00953E6A"/>
    <w:rsid w:val="00954E5D"/>
    <w:rsid w:val="00955651"/>
    <w:rsid w:val="0095566F"/>
    <w:rsid w:val="00955EFB"/>
    <w:rsid w:val="00960CC2"/>
    <w:rsid w:val="00961156"/>
    <w:rsid w:val="00961395"/>
    <w:rsid w:val="009620A1"/>
    <w:rsid w:val="00962A1B"/>
    <w:rsid w:val="0096376D"/>
    <w:rsid w:val="0096398E"/>
    <w:rsid w:val="00964559"/>
    <w:rsid w:val="00965872"/>
    <w:rsid w:val="00965BC6"/>
    <w:rsid w:val="00965D41"/>
    <w:rsid w:val="0096609D"/>
    <w:rsid w:val="00967CC8"/>
    <w:rsid w:val="0097254D"/>
    <w:rsid w:val="00973EAC"/>
    <w:rsid w:val="00975F87"/>
    <w:rsid w:val="00976C83"/>
    <w:rsid w:val="00977FB8"/>
    <w:rsid w:val="00980422"/>
    <w:rsid w:val="00980631"/>
    <w:rsid w:val="00980932"/>
    <w:rsid w:val="009811B2"/>
    <w:rsid w:val="0098125E"/>
    <w:rsid w:val="00983557"/>
    <w:rsid w:val="00983B4C"/>
    <w:rsid w:val="00983D56"/>
    <w:rsid w:val="0098509D"/>
    <w:rsid w:val="0098606B"/>
    <w:rsid w:val="0099093D"/>
    <w:rsid w:val="00990E0D"/>
    <w:rsid w:val="009914C6"/>
    <w:rsid w:val="0099322B"/>
    <w:rsid w:val="009959DF"/>
    <w:rsid w:val="00995A8E"/>
    <w:rsid w:val="009978A2"/>
    <w:rsid w:val="00997C87"/>
    <w:rsid w:val="00997D15"/>
    <w:rsid w:val="009A1237"/>
    <w:rsid w:val="009A2324"/>
    <w:rsid w:val="009A2445"/>
    <w:rsid w:val="009A2E34"/>
    <w:rsid w:val="009A320A"/>
    <w:rsid w:val="009A49CE"/>
    <w:rsid w:val="009A5FE1"/>
    <w:rsid w:val="009A6100"/>
    <w:rsid w:val="009A7EF6"/>
    <w:rsid w:val="009B0E02"/>
    <w:rsid w:val="009B112C"/>
    <w:rsid w:val="009B2974"/>
    <w:rsid w:val="009B3AA5"/>
    <w:rsid w:val="009C1812"/>
    <w:rsid w:val="009C22BB"/>
    <w:rsid w:val="009C3DF9"/>
    <w:rsid w:val="009C40E0"/>
    <w:rsid w:val="009C4B4E"/>
    <w:rsid w:val="009C5404"/>
    <w:rsid w:val="009C6001"/>
    <w:rsid w:val="009C6329"/>
    <w:rsid w:val="009C7CE2"/>
    <w:rsid w:val="009D062C"/>
    <w:rsid w:val="009D0827"/>
    <w:rsid w:val="009D13C6"/>
    <w:rsid w:val="009D1600"/>
    <w:rsid w:val="009D1731"/>
    <w:rsid w:val="009D187A"/>
    <w:rsid w:val="009D2210"/>
    <w:rsid w:val="009D7CC5"/>
    <w:rsid w:val="009E1760"/>
    <w:rsid w:val="009E28DB"/>
    <w:rsid w:val="009E2C51"/>
    <w:rsid w:val="009E2FEE"/>
    <w:rsid w:val="009E3172"/>
    <w:rsid w:val="009E4AA9"/>
    <w:rsid w:val="009E4E5D"/>
    <w:rsid w:val="009E603B"/>
    <w:rsid w:val="009F0F47"/>
    <w:rsid w:val="009F30E1"/>
    <w:rsid w:val="009F3A09"/>
    <w:rsid w:val="009F3F25"/>
    <w:rsid w:val="009F42A7"/>
    <w:rsid w:val="009F48DF"/>
    <w:rsid w:val="009F4B8E"/>
    <w:rsid w:val="009F4F46"/>
    <w:rsid w:val="009F4FCB"/>
    <w:rsid w:val="009F54DB"/>
    <w:rsid w:val="009F57C7"/>
    <w:rsid w:val="009F5913"/>
    <w:rsid w:val="009F62EE"/>
    <w:rsid w:val="009F7C9C"/>
    <w:rsid w:val="009F7DAF"/>
    <w:rsid w:val="00A0326A"/>
    <w:rsid w:val="00A04405"/>
    <w:rsid w:val="00A04FE7"/>
    <w:rsid w:val="00A06487"/>
    <w:rsid w:val="00A06A4B"/>
    <w:rsid w:val="00A06AA1"/>
    <w:rsid w:val="00A07DEF"/>
    <w:rsid w:val="00A1098C"/>
    <w:rsid w:val="00A11EF6"/>
    <w:rsid w:val="00A120C6"/>
    <w:rsid w:val="00A13A94"/>
    <w:rsid w:val="00A14040"/>
    <w:rsid w:val="00A144CA"/>
    <w:rsid w:val="00A15995"/>
    <w:rsid w:val="00A16B96"/>
    <w:rsid w:val="00A200B3"/>
    <w:rsid w:val="00A202B6"/>
    <w:rsid w:val="00A2092E"/>
    <w:rsid w:val="00A2097D"/>
    <w:rsid w:val="00A20ACE"/>
    <w:rsid w:val="00A210F8"/>
    <w:rsid w:val="00A21606"/>
    <w:rsid w:val="00A231D7"/>
    <w:rsid w:val="00A2335C"/>
    <w:rsid w:val="00A23A61"/>
    <w:rsid w:val="00A23E5F"/>
    <w:rsid w:val="00A23EB7"/>
    <w:rsid w:val="00A23F88"/>
    <w:rsid w:val="00A24080"/>
    <w:rsid w:val="00A244F9"/>
    <w:rsid w:val="00A2512B"/>
    <w:rsid w:val="00A251DE"/>
    <w:rsid w:val="00A25E57"/>
    <w:rsid w:val="00A303CD"/>
    <w:rsid w:val="00A31630"/>
    <w:rsid w:val="00A33096"/>
    <w:rsid w:val="00A36691"/>
    <w:rsid w:val="00A36749"/>
    <w:rsid w:val="00A403D1"/>
    <w:rsid w:val="00A405F9"/>
    <w:rsid w:val="00A4182B"/>
    <w:rsid w:val="00A4185E"/>
    <w:rsid w:val="00A4191A"/>
    <w:rsid w:val="00A42371"/>
    <w:rsid w:val="00A43241"/>
    <w:rsid w:val="00A44411"/>
    <w:rsid w:val="00A44F47"/>
    <w:rsid w:val="00A457A7"/>
    <w:rsid w:val="00A465B2"/>
    <w:rsid w:val="00A46955"/>
    <w:rsid w:val="00A4732B"/>
    <w:rsid w:val="00A50189"/>
    <w:rsid w:val="00A50686"/>
    <w:rsid w:val="00A50954"/>
    <w:rsid w:val="00A51CAE"/>
    <w:rsid w:val="00A521AA"/>
    <w:rsid w:val="00A525BE"/>
    <w:rsid w:val="00A53397"/>
    <w:rsid w:val="00A56202"/>
    <w:rsid w:val="00A563CF"/>
    <w:rsid w:val="00A565B3"/>
    <w:rsid w:val="00A5680C"/>
    <w:rsid w:val="00A615A7"/>
    <w:rsid w:val="00A62610"/>
    <w:rsid w:val="00A62DEE"/>
    <w:rsid w:val="00A6356F"/>
    <w:rsid w:val="00A63EC8"/>
    <w:rsid w:val="00A644E7"/>
    <w:rsid w:val="00A64E9D"/>
    <w:rsid w:val="00A65983"/>
    <w:rsid w:val="00A659FD"/>
    <w:rsid w:val="00A70154"/>
    <w:rsid w:val="00A70AF4"/>
    <w:rsid w:val="00A70C54"/>
    <w:rsid w:val="00A70EE5"/>
    <w:rsid w:val="00A70FD8"/>
    <w:rsid w:val="00A7343C"/>
    <w:rsid w:val="00A73967"/>
    <w:rsid w:val="00A73A0A"/>
    <w:rsid w:val="00A75948"/>
    <w:rsid w:val="00A80A03"/>
    <w:rsid w:val="00A81ED2"/>
    <w:rsid w:val="00A82602"/>
    <w:rsid w:val="00A85616"/>
    <w:rsid w:val="00A85B9E"/>
    <w:rsid w:val="00A861C6"/>
    <w:rsid w:val="00A86573"/>
    <w:rsid w:val="00A86C40"/>
    <w:rsid w:val="00A86F4E"/>
    <w:rsid w:val="00A90355"/>
    <w:rsid w:val="00A92CFE"/>
    <w:rsid w:val="00A93325"/>
    <w:rsid w:val="00A935D2"/>
    <w:rsid w:val="00A93859"/>
    <w:rsid w:val="00A94D46"/>
    <w:rsid w:val="00A95216"/>
    <w:rsid w:val="00A9607A"/>
    <w:rsid w:val="00A96EDA"/>
    <w:rsid w:val="00AA2198"/>
    <w:rsid w:val="00AA2452"/>
    <w:rsid w:val="00AA2567"/>
    <w:rsid w:val="00AA2EA2"/>
    <w:rsid w:val="00AA37AA"/>
    <w:rsid w:val="00AA70E9"/>
    <w:rsid w:val="00AB1EA7"/>
    <w:rsid w:val="00AB2571"/>
    <w:rsid w:val="00AB3E00"/>
    <w:rsid w:val="00AB452E"/>
    <w:rsid w:val="00AB4F99"/>
    <w:rsid w:val="00AB526A"/>
    <w:rsid w:val="00AB548A"/>
    <w:rsid w:val="00AC0681"/>
    <w:rsid w:val="00AC1384"/>
    <w:rsid w:val="00AC1514"/>
    <w:rsid w:val="00AC20B2"/>
    <w:rsid w:val="00AC289B"/>
    <w:rsid w:val="00AC30AC"/>
    <w:rsid w:val="00AC4B2F"/>
    <w:rsid w:val="00AC4EA1"/>
    <w:rsid w:val="00AC53E3"/>
    <w:rsid w:val="00AC59B0"/>
    <w:rsid w:val="00AC6E8A"/>
    <w:rsid w:val="00AC736D"/>
    <w:rsid w:val="00AC7472"/>
    <w:rsid w:val="00AD000B"/>
    <w:rsid w:val="00AD155C"/>
    <w:rsid w:val="00AD210E"/>
    <w:rsid w:val="00AD2B6F"/>
    <w:rsid w:val="00AD2CAC"/>
    <w:rsid w:val="00AD5CFF"/>
    <w:rsid w:val="00AD7B7F"/>
    <w:rsid w:val="00AE0674"/>
    <w:rsid w:val="00AE1A66"/>
    <w:rsid w:val="00AE1EA2"/>
    <w:rsid w:val="00AE3867"/>
    <w:rsid w:val="00AE4BB3"/>
    <w:rsid w:val="00AE71BB"/>
    <w:rsid w:val="00AF1739"/>
    <w:rsid w:val="00AF2167"/>
    <w:rsid w:val="00AF2187"/>
    <w:rsid w:val="00AF3440"/>
    <w:rsid w:val="00AF3B0E"/>
    <w:rsid w:val="00AF5349"/>
    <w:rsid w:val="00AF5AB0"/>
    <w:rsid w:val="00AF63EE"/>
    <w:rsid w:val="00B01808"/>
    <w:rsid w:val="00B0185E"/>
    <w:rsid w:val="00B02099"/>
    <w:rsid w:val="00B0242A"/>
    <w:rsid w:val="00B03146"/>
    <w:rsid w:val="00B04847"/>
    <w:rsid w:val="00B07878"/>
    <w:rsid w:val="00B12C1E"/>
    <w:rsid w:val="00B12CC7"/>
    <w:rsid w:val="00B12CE5"/>
    <w:rsid w:val="00B147AE"/>
    <w:rsid w:val="00B16A46"/>
    <w:rsid w:val="00B21461"/>
    <w:rsid w:val="00B21748"/>
    <w:rsid w:val="00B22105"/>
    <w:rsid w:val="00B221FE"/>
    <w:rsid w:val="00B2296D"/>
    <w:rsid w:val="00B22D7F"/>
    <w:rsid w:val="00B23F5E"/>
    <w:rsid w:val="00B24777"/>
    <w:rsid w:val="00B24A77"/>
    <w:rsid w:val="00B24DA9"/>
    <w:rsid w:val="00B2578A"/>
    <w:rsid w:val="00B2638D"/>
    <w:rsid w:val="00B26499"/>
    <w:rsid w:val="00B2795F"/>
    <w:rsid w:val="00B30AEE"/>
    <w:rsid w:val="00B320CE"/>
    <w:rsid w:val="00B32C03"/>
    <w:rsid w:val="00B34E0F"/>
    <w:rsid w:val="00B35E69"/>
    <w:rsid w:val="00B3627C"/>
    <w:rsid w:val="00B36594"/>
    <w:rsid w:val="00B4064F"/>
    <w:rsid w:val="00B410D4"/>
    <w:rsid w:val="00B41388"/>
    <w:rsid w:val="00B41B10"/>
    <w:rsid w:val="00B41C95"/>
    <w:rsid w:val="00B4300F"/>
    <w:rsid w:val="00B4301D"/>
    <w:rsid w:val="00B4720E"/>
    <w:rsid w:val="00B50B81"/>
    <w:rsid w:val="00B50F47"/>
    <w:rsid w:val="00B512F1"/>
    <w:rsid w:val="00B512FC"/>
    <w:rsid w:val="00B513FC"/>
    <w:rsid w:val="00B52CB2"/>
    <w:rsid w:val="00B52CB4"/>
    <w:rsid w:val="00B5551E"/>
    <w:rsid w:val="00B56A8D"/>
    <w:rsid w:val="00B573B4"/>
    <w:rsid w:val="00B60D4E"/>
    <w:rsid w:val="00B60DA6"/>
    <w:rsid w:val="00B616D4"/>
    <w:rsid w:val="00B63061"/>
    <w:rsid w:val="00B64E93"/>
    <w:rsid w:val="00B65E30"/>
    <w:rsid w:val="00B6702C"/>
    <w:rsid w:val="00B674C3"/>
    <w:rsid w:val="00B710AD"/>
    <w:rsid w:val="00B711D4"/>
    <w:rsid w:val="00B71B65"/>
    <w:rsid w:val="00B72364"/>
    <w:rsid w:val="00B7246E"/>
    <w:rsid w:val="00B72620"/>
    <w:rsid w:val="00B74372"/>
    <w:rsid w:val="00B74679"/>
    <w:rsid w:val="00B7483C"/>
    <w:rsid w:val="00B74CD1"/>
    <w:rsid w:val="00B753DA"/>
    <w:rsid w:val="00B757A6"/>
    <w:rsid w:val="00B75CC9"/>
    <w:rsid w:val="00B75DA6"/>
    <w:rsid w:val="00B80A9C"/>
    <w:rsid w:val="00B81051"/>
    <w:rsid w:val="00B83111"/>
    <w:rsid w:val="00B843BD"/>
    <w:rsid w:val="00B85AFC"/>
    <w:rsid w:val="00B86A8B"/>
    <w:rsid w:val="00B90013"/>
    <w:rsid w:val="00B90D9E"/>
    <w:rsid w:val="00B91652"/>
    <w:rsid w:val="00B916B8"/>
    <w:rsid w:val="00B925CA"/>
    <w:rsid w:val="00B93B01"/>
    <w:rsid w:val="00B93BB9"/>
    <w:rsid w:val="00B945C9"/>
    <w:rsid w:val="00B95841"/>
    <w:rsid w:val="00B9612F"/>
    <w:rsid w:val="00B965BF"/>
    <w:rsid w:val="00B96D5C"/>
    <w:rsid w:val="00BA0E1A"/>
    <w:rsid w:val="00BA1773"/>
    <w:rsid w:val="00BA3284"/>
    <w:rsid w:val="00BA3782"/>
    <w:rsid w:val="00BA4052"/>
    <w:rsid w:val="00BA63C0"/>
    <w:rsid w:val="00BA6456"/>
    <w:rsid w:val="00BB08B6"/>
    <w:rsid w:val="00BB15C1"/>
    <w:rsid w:val="00BB19C2"/>
    <w:rsid w:val="00BB2369"/>
    <w:rsid w:val="00BB27E3"/>
    <w:rsid w:val="00BB41AC"/>
    <w:rsid w:val="00BB65E6"/>
    <w:rsid w:val="00BB692F"/>
    <w:rsid w:val="00BB6ED3"/>
    <w:rsid w:val="00BB7B65"/>
    <w:rsid w:val="00BC09E2"/>
    <w:rsid w:val="00BC24B9"/>
    <w:rsid w:val="00BC4E01"/>
    <w:rsid w:val="00BC4EFE"/>
    <w:rsid w:val="00BC504E"/>
    <w:rsid w:val="00BC5093"/>
    <w:rsid w:val="00BC593C"/>
    <w:rsid w:val="00BC5D80"/>
    <w:rsid w:val="00BC5EC9"/>
    <w:rsid w:val="00BC6E60"/>
    <w:rsid w:val="00BD4D71"/>
    <w:rsid w:val="00BD64EB"/>
    <w:rsid w:val="00BD65BC"/>
    <w:rsid w:val="00BD7271"/>
    <w:rsid w:val="00BE0347"/>
    <w:rsid w:val="00BE05B7"/>
    <w:rsid w:val="00BE096D"/>
    <w:rsid w:val="00BE13D5"/>
    <w:rsid w:val="00BE13DF"/>
    <w:rsid w:val="00BE1595"/>
    <w:rsid w:val="00BE2D10"/>
    <w:rsid w:val="00BE2E5B"/>
    <w:rsid w:val="00BE404C"/>
    <w:rsid w:val="00BE4C6C"/>
    <w:rsid w:val="00BE4FB4"/>
    <w:rsid w:val="00BE54D9"/>
    <w:rsid w:val="00BE54F6"/>
    <w:rsid w:val="00BE5A5D"/>
    <w:rsid w:val="00BE6EE5"/>
    <w:rsid w:val="00BE7343"/>
    <w:rsid w:val="00BF11E7"/>
    <w:rsid w:val="00BF14CD"/>
    <w:rsid w:val="00BF2B5D"/>
    <w:rsid w:val="00BF30BE"/>
    <w:rsid w:val="00BF3752"/>
    <w:rsid w:val="00BF4329"/>
    <w:rsid w:val="00BF5BCA"/>
    <w:rsid w:val="00BF6617"/>
    <w:rsid w:val="00BF6F47"/>
    <w:rsid w:val="00BF71B9"/>
    <w:rsid w:val="00BF7374"/>
    <w:rsid w:val="00BF7DA9"/>
    <w:rsid w:val="00C00AF2"/>
    <w:rsid w:val="00C0118C"/>
    <w:rsid w:val="00C042FA"/>
    <w:rsid w:val="00C04B21"/>
    <w:rsid w:val="00C04B7F"/>
    <w:rsid w:val="00C054AB"/>
    <w:rsid w:val="00C063F8"/>
    <w:rsid w:val="00C117E6"/>
    <w:rsid w:val="00C12D40"/>
    <w:rsid w:val="00C14024"/>
    <w:rsid w:val="00C173E5"/>
    <w:rsid w:val="00C174D7"/>
    <w:rsid w:val="00C17766"/>
    <w:rsid w:val="00C224BD"/>
    <w:rsid w:val="00C23476"/>
    <w:rsid w:val="00C24164"/>
    <w:rsid w:val="00C242A4"/>
    <w:rsid w:val="00C24C35"/>
    <w:rsid w:val="00C2579B"/>
    <w:rsid w:val="00C26CB2"/>
    <w:rsid w:val="00C31A8F"/>
    <w:rsid w:val="00C327FC"/>
    <w:rsid w:val="00C3451D"/>
    <w:rsid w:val="00C34A1D"/>
    <w:rsid w:val="00C36F60"/>
    <w:rsid w:val="00C37A68"/>
    <w:rsid w:val="00C37F32"/>
    <w:rsid w:val="00C426D5"/>
    <w:rsid w:val="00C4372F"/>
    <w:rsid w:val="00C443B5"/>
    <w:rsid w:val="00C5036A"/>
    <w:rsid w:val="00C50A97"/>
    <w:rsid w:val="00C511BA"/>
    <w:rsid w:val="00C52A1F"/>
    <w:rsid w:val="00C52E3C"/>
    <w:rsid w:val="00C53473"/>
    <w:rsid w:val="00C53EF4"/>
    <w:rsid w:val="00C54051"/>
    <w:rsid w:val="00C54D07"/>
    <w:rsid w:val="00C5509D"/>
    <w:rsid w:val="00C55F54"/>
    <w:rsid w:val="00C57466"/>
    <w:rsid w:val="00C60640"/>
    <w:rsid w:val="00C60E0B"/>
    <w:rsid w:val="00C6156B"/>
    <w:rsid w:val="00C663E9"/>
    <w:rsid w:val="00C70B30"/>
    <w:rsid w:val="00C713C2"/>
    <w:rsid w:val="00C71F3E"/>
    <w:rsid w:val="00C7234C"/>
    <w:rsid w:val="00C72DB0"/>
    <w:rsid w:val="00C732A8"/>
    <w:rsid w:val="00C7398E"/>
    <w:rsid w:val="00C743B0"/>
    <w:rsid w:val="00C76191"/>
    <w:rsid w:val="00C77CEC"/>
    <w:rsid w:val="00C814D1"/>
    <w:rsid w:val="00C81964"/>
    <w:rsid w:val="00C8235F"/>
    <w:rsid w:val="00C84156"/>
    <w:rsid w:val="00C85C58"/>
    <w:rsid w:val="00C869FB"/>
    <w:rsid w:val="00C86A59"/>
    <w:rsid w:val="00C909FE"/>
    <w:rsid w:val="00C90DA9"/>
    <w:rsid w:val="00C918A2"/>
    <w:rsid w:val="00C92A3C"/>
    <w:rsid w:val="00C934E3"/>
    <w:rsid w:val="00C9399D"/>
    <w:rsid w:val="00C9426E"/>
    <w:rsid w:val="00C94508"/>
    <w:rsid w:val="00C95426"/>
    <w:rsid w:val="00C9603D"/>
    <w:rsid w:val="00C97295"/>
    <w:rsid w:val="00CA1421"/>
    <w:rsid w:val="00CA18A3"/>
    <w:rsid w:val="00CA28AA"/>
    <w:rsid w:val="00CA330D"/>
    <w:rsid w:val="00CA3931"/>
    <w:rsid w:val="00CA3AF3"/>
    <w:rsid w:val="00CA43ED"/>
    <w:rsid w:val="00CA5886"/>
    <w:rsid w:val="00CA596E"/>
    <w:rsid w:val="00CA6E8F"/>
    <w:rsid w:val="00CA721A"/>
    <w:rsid w:val="00CA7B6F"/>
    <w:rsid w:val="00CB21E5"/>
    <w:rsid w:val="00CB26C3"/>
    <w:rsid w:val="00CB3503"/>
    <w:rsid w:val="00CB3772"/>
    <w:rsid w:val="00CB4683"/>
    <w:rsid w:val="00CB5141"/>
    <w:rsid w:val="00CB72AE"/>
    <w:rsid w:val="00CB7397"/>
    <w:rsid w:val="00CC044E"/>
    <w:rsid w:val="00CC0F09"/>
    <w:rsid w:val="00CC4E4C"/>
    <w:rsid w:val="00CC5CCA"/>
    <w:rsid w:val="00CC6CB0"/>
    <w:rsid w:val="00CC7166"/>
    <w:rsid w:val="00CD032D"/>
    <w:rsid w:val="00CD0820"/>
    <w:rsid w:val="00CD58BD"/>
    <w:rsid w:val="00CD7A6E"/>
    <w:rsid w:val="00CD7DD6"/>
    <w:rsid w:val="00CE0439"/>
    <w:rsid w:val="00CE0DBA"/>
    <w:rsid w:val="00CE3993"/>
    <w:rsid w:val="00CE4B76"/>
    <w:rsid w:val="00CE5469"/>
    <w:rsid w:val="00CE7E45"/>
    <w:rsid w:val="00CF0209"/>
    <w:rsid w:val="00CF205F"/>
    <w:rsid w:val="00CF276A"/>
    <w:rsid w:val="00CF324A"/>
    <w:rsid w:val="00CF3D32"/>
    <w:rsid w:val="00CF4A6B"/>
    <w:rsid w:val="00CF4F61"/>
    <w:rsid w:val="00CF6705"/>
    <w:rsid w:val="00CF7638"/>
    <w:rsid w:val="00D00466"/>
    <w:rsid w:val="00D04D70"/>
    <w:rsid w:val="00D10067"/>
    <w:rsid w:val="00D1055B"/>
    <w:rsid w:val="00D10C84"/>
    <w:rsid w:val="00D11D12"/>
    <w:rsid w:val="00D13B1D"/>
    <w:rsid w:val="00D14072"/>
    <w:rsid w:val="00D14B93"/>
    <w:rsid w:val="00D1579D"/>
    <w:rsid w:val="00D15F46"/>
    <w:rsid w:val="00D17F31"/>
    <w:rsid w:val="00D21163"/>
    <w:rsid w:val="00D21739"/>
    <w:rsid w:val="00D21A8B"/>
    <w:rsid w:val="00D22123"/>
    <w:rsid w:val="00D22B3C"/>
    <w:rsid w:val="00D23172"/>
    <w:rsid w:val="00D2335A"/>
    <w:rsid w:val="00D24031"/>
    <w:rsid w:val="00D2489B"/>
    <w:rsid w:val="00D24B30"/>
    <w:rsid w:val="00D2527A"/>
    <w:rsid w:val="00D257D8"/>
    <w:rsid w:val="00D258C4"/>
    <w:rsid w:val="00D25D38"/>
    <w:rsid w:val="00D27CE0"/>
    <w:rsid w:val="00D306DB"/>
    <w:rsid w:val="00D30E76"/>
    <w:rsid w:val="00D32019"/>
    <w:rsid w:val="00D32D83"/>
    <w:rsid w:val="00D34B8A"/>
    <w:rsid w:val="00D37E92"/>
    <w:rsid w:val="00D40BE4"/>
    <w:rsid w:val="00D41D04"/>
    <w:rsid w:val="00D453DD"/>
    <w:rsid w:val="00D45432"/>
    <w:rsid w:val="00D45815"/>
    <w:rsid w:val="00D46F8F"/>
    <w:rsid w:val="00D472F8"/>
    <w:rsid w:val="00D474A8"/>
    <w:rsid w:val="00D51146"/>
    <w:rsid w:val="00D51163"/>
    <w:rsid w:val="00D52061"/>
    <w:rsid w:val="00D53703"/>
    <w:rsid w:val="00D543C0"/>
    <w:rsid w:val="00D5511D"/>
    <w:rsid w:val="00D5630D"/>
    <w:rsid w:val="00D57AB4"/>
    <w:rsid w:val="00D605E6"/>
    <w:rsid w:val="00D619E0"/>
    <w:rsid w:val="00D62803"/>
    <w:rsid w:val="00D63655"/>
    <w:rsid w:val="00D63892"/>
    <w:rsid w:val="00D64248"/>
    <w:rsid w:val="00D64D5C"/>
    <w:rsid w:val="00D66699"/>
    <w:rsid w:val="00D679DD"/>
    <w:rsid w:val="00D72195"/>
    <w:rsid w:val="00D734A7"/>
    <w:rsid w:val="00D7482C"/>
    <w:rsid w:val="00D74C82"/>
    <w:rsid w:val="00D74FAF"/>
    <w:rsid w:val="00D76AE4"/>
    <w:rsid w:val="00D809D3"/>
    <w:rsid w:val="00D810E9"/>
    <w:rsid w:val="00D8146D"/>
    <w:rsid w:val="00D82B51"/>
    <w:rsid w:val="00D84B3A"/>
    <w:rsid w:val="00D8638E"/>
    <w:rsid w:val="00D87C1F"/>
    <w:rsid w:val="00D87CFA"/>
    <w:rsid w:val="00D93343"/>
    <w:rsid w:val="00D9454D"/>
    <w:rsid w:val="00D94BF6"/>
    <w:rsid w:val="00D951D9"/>
    <w:rsid w:val="00D95F46"/>
    <w:rsid w:val="00DA15BD"/>
    <w:rsid w:val="00DA2544"/>
    <w:rsid w:val="00DA2E69"/>
    <w:rsid w:val="00DA3414"/>
    <w:rsid w:val="00DA3E5B"/>
    <w:rsid w:val="00DA4CE7"/>
    <w:rsid w:val="00DA5C52"/>
    <w:rsid w:val="00DA6501"/>
    <w:rsid w:val="00DA6749"/>
    <w:rsid w:val="00DA6DED"/>
    <w:rsid w:val="00DA6F7E"/>
    <w:rsid w:val="00DA7655"/>
    <w:rsid w:val="00DB0E79"/>
    <w:rsid w:val="00DB1E59"/>
    <w:rsid w:val="00DB568B"/>
    <w:rsid w:val="00DB5C08"/>
    <w:rsid w:val="00DB5D73"/>
    <w:rsid w:val="00DB74DD"/>
    <w:rsid w:val="00DC4040"/>
    <w:rsid w:val="00DC6F3D"/>
    <w:rsid w:val="00DC7514"/>
    <w:rsid w:val="00DD201D"/>
    <w:rsid w:val="00DD26FA"/>
    <w:rsid w:val="00DD383C"/>
    <w:rsid w:val="00DD3EF1"/>
    <w:rsid w:val="00DD50CE"/>
    <w:rsid w:val="00DD686D"/>
    <w:rsid w:val="00DD6BD3"/>
    <w:rsid w:val="00DE07F1"/>
    <w:rsid w:val="00DE0886"/>
    <w:rsid w:val="00DE15F5"/>
    <w:rsid w:val="00DE2FC4"/>
    <w:rsid w:val="00DE310E"/>
    <w:rsid w:val="00DE54B1"/>
    <w:rsid w:val="00DE657C"/>
    <w:rsid w:val="00DE6B1A"/>
    <w:rsid w:val="00DE7B10"/>
    <w:rsid w:val="00DF1740"/>
    <w:rsid w:val="00DF45DE"/>
    <w:rsid w:val="00DF7DC3"/>
    <w:rsid w:val="00DF7E11"/>
    <w:rsid w:val="00E0104A"/>
    <w:rsid w:val="00E01117"/>
    <w:rsid w:val="00E012FA"/>
    <w:rsid w:val="00E01D69"/>
    <w:rsid w:val="00E038A6"/>
    <w:rsid w:val="00E058FE"/>
    <w:rsid w:val="00E05ADD"/>
    <w:rsid w:val="00E07C93"/>
    <w:rsid w:val="00E1084C"/>
    <w:rsid w:val="00E10931"/>
    <w:rsid w:val="00E11B2B"/>
    <w:rsid w:val="00E120F9"/>
    <w:rsid w:val="00E1280D"/>
    <w:rsid w:val="00E12D00"/>
    <w:rsid w:val="00E13546"/>
    <w:rsid w:val="00E14152"/>
    <w:rsid w:val="00E149F6"/>
    <w:rsid w:val="00E14C17"/>
    <w:rsid w:val="00E15255"/>
    <w:rsid w:val="00E1599C"/>
    <w:rsid w:val="00E17676"/>
    <w:rsid w:val="00E17821"/>
    <w:rsid w:val="00E17E0D"/>
    <w:rsid w:val="00E20E7C"/>
    <w:rsid w:val="00E22B64"/>
    <w:rsid w:val="00E23039"/>
    <w:rsid w:val="00E24364"/>
    <w:rsid w:val="00E275E0"/>
    <w:rsid w:val="00E27CD5"/>
    <w:rsid w:val="00E3038A"/>
    <w:rsid w:val="00E31236"/>
    <w:rsid w:val="00E31ED2"/>
    <w:rsid w:val="00E36EEA"/>
    <w:rsid w:val="00E37B22"/>
    <w:rsid w:val="00E4238A"/>
    <w:rsid w:val="00E45118"/>
    <w:rsid w:val="00E46204"/>
    <w:rsid w:val="00E46774"/>
    <w:rsid w:val="00E54D86"/>
    <w:rsid w:val="00E55E19"/>
    <w:rsid w:val="00E56008"/>
    <w:rsid w:val="00E56F70"/>
    <w:rsid w:val="00E60D79"/>
    <w:rsid w:val="00E61405"/>
    <w:rsid w:val="00E61557"/>
    <w:rsid w:val="00E61675"/>
    <w:rsid w:val="00E618A2"/>
    <w:rsid w:val="00E65A30"/>
    <w:rsid w:val="00E67ED6"/>
    <w:rsid w:val="00E67FC4"/>
    <w:rsid w:val="00E72A28"/>
    <w:rsid w:val="00E72B39"/>
    <w:rsid w:val="00E72F56"/>
    <w:rsid w:val="00E72FF1"/>
    <w:rsid w:val="00E7342F"/>
    <w:rsid w:val="00E73828"/>
    <w:rsid w:val="00E739BC"/>
    <w:rsid w:val="00E73A97"/>
    <w:rsid w:val="00E73C21"/>
    <w:rsid w:val="00E73FFC"/>
    <w:rsid w:val="00E74117"/>
    <w:rsid w:val="00E742C8"/>
    <w:rsid w:val="00E74ECF"/>
    <w:rsid w:val="00E75C86"/>
    <w:rsid w:val="00E81D48"/>
    <w:rsid w:val="00E82C27"/>
    <w:rsid w:val="00E83377"/>
    <w:rsid w:val="00E846C1"/>
    <w:rsid w:val="00E8486C"/>
    <w:rsid w:val="00E8683D"/>
    <w:rsid w:val="00E906FB"/>
    <w:rsid w:val="00E91E50"/>
    <w:rsid w:val="00E91EA0"/>
    <w:rsid w:val="00E92145"/>
    <w:rsid w:val="00E95729"/>
    <w:rsid w:val="00E9612D"/>
    <w:rsid w:val="00E962D1"/>
    <w:rsid w:val="00E973CB"/>
    <w:rsid w:val="00E9749F"/>
    <w:rsid w:val="00EA0EFE"/>
    <w:rsid w:val="00EA24C4"/>
    <w:rsid w:val="00EA572B"/>
    <w:rsid w:val="00EA7157"/>
    <w:rsid w:val="00EB110E"/>
    <w:rsid w:val="00EB1215"/>
    <w:rsid w:val="00EB233E"/>
    <w:rsid w:val="00EB2553"/>
    <w:rsid w:val="00EB3256"/>
    <w:rsid w:val="00EB3C3D"/>
    <w:rsid w:val="00EB5B53"/>
    <w:rsid w:val="00EB6115"/>
    <w:rsid w:val="00EC083F"/>
    <w:rsid w:val="00EC37AA"/>
    <w:rsid w:val="00EC44CD"/>
    <w:rsid w:val="00EC6585"/>
    <w:rsid w:val="00EC7F1A"/>
    <w:rsid w:val="00ED0DE9"/>
    <w:rsid w:val="00ED2DC8"/>
    <w:rsid w:val="00ED6A3C"/>
    <w:rsid w:val="00ED6EF7"/>
    <w:rsid w:val="00ED73A7"/>
    <w:rsid w:val="00ED7AA9"/>
    <w:rsid w:val="00EE0BED"/>
    <w:rsid w:val="00EE25E9"/>
    <w:rsid w:val="00EE49EA"/>
    <w:rsid w:val="00EE4F25"/>
    <w:rsid w:val="00EE5E8F"/>
    <w:rsid w:val="00EE6138"/>
    <w:rsid w:val="00EE7F97"/>
    <w:rsid w:val="00EF3C6E"/>
    <w:rsid w:val="00EF4E2C"/>
    <w:rsid w:val="00EF4FB7"/>
    <w:rsid w:val="00EF600E"/>
    <w:rsid w:val="00EF6D00"/>
    <w:rsid w:val="00EF6ED7"/>
    <w:rsid w:val="00EF72D8"/>
    <w:rsid w:val="00EF776D"/>
    <w:rsid w:val="00F02973"/>
    <w:rsid w:val="00F0443C"/>
    <w:rsid w:val="00F05E81"/>
    <w:rsid w:val="00F06C43"/>
    <w:rsid w:val="00F06E49"/>
    <w:rsid w:val="00F06EFE"/>
    <w:rsid w:val="00F077DD"/>
    <w:rsid w:val="00F10C6F"/>
    <w:rsid w:val="00F12358"/>
    <w:rsid w:val="00F12896"/>
    <w:rsid w:val="00F13DD4"/>
    <w:rsid w:val="00F14FBF"/>
    <w:rsid w:val="00F159BB"/>
    <w:rsid w:val="00F160A2"/>
    <w:rsid w:val="00F23048"/>
    <w:rsid w:val="00F24A58"/>
    <w:rsid w:val="00F25023"/>
    <w:rsid w:val="00F251F0"/>
    <w:rsid w:val="00F25C43"/>
    <w:rsid w:val="00F268F2"/>
    <w:rsid w:val="00F26B77"/>
    <w:rsid w:val="00F26C69"/>
    <w:rsid w:val="00F27986"/>
    <w:rsid w:val="00F3005E"/>
    <w:rsid w:val="00F30E09"/>
    <w:rsid w:val="00F31D9C"/>
    <w:rsid w:val="00F3378D"/>
    <w:rsid w:val="00F3500D"/>
    <w:rsid w:val="00F36713"/>
    <w:rsid w:val="00F37784"/>
    <w:rsid w:val="00F377AA"/>
    <w:rsid w:val="00F37D01"/>
    <w:rsid w:val="00F37E07"/>
    <w:rsid w:val="00F401F9"/>
    <w:rsid w:val="00F41601"/>
    <w:rsid w:val="00F42F64"/>
    <w:rsid w:val="00F43CC4"/>
    <w:rsid w:val="00F451A9"/>
    <w:rsid w:val="00F53F8A"/>
    <w:rsid w:val="00F56FED"/>
    <w:rsid w:val="00F572F6"/>
    <w:rsid w:val="00F608C5"/>
    <w:rsid w:val="00F60BD3"/>
    <w:rsid w:val="00F616E7"/>
    <w:rsid w:val="00F64FA6"/>
    <w:rsid w:val="00F65321"/>
    <w:rsid w:val="00F655DD"/>
    <w:rsid w:val="00F65E8B"/>
    <w:rsid w:val="00F66371"/>
    <w:rsid w:val="00F67DB4"/>
    <w:rsid w:val="00F714D2"/>
    <w:rsid w:val="00F733BF"/>
    <w:rsid w:val="00F73ACB"/>
    <w:rsid w:val="00F74CBD"/>
    <w:rsid w:val="00F8105F"/>
    <w:rsid w:val="00F81510"/>
    <w:rsid w:val="00F81E92"/>
    <w:rsid w:val="00F820D8"/>
    <w:rsid w:val="00F861D6"/>
    <w:rsid w:val="00F87038"/>
    <w:rsid w:val="00F87857"/>
    <w:rsid w:val="00F878E6"/>
    <w:rsid w:val="00F87A75"/>
    <w:rsid w:val="00F87B6F"/>
    <w:rsid w:val="00F90CBE"/>
    <w:rsid w:val="00F92112"/>
    <w:rsid w:val="00F92350"/>
    <w:rsid w:val="00F92598"/>
    <w:rsid w:val="00F92ADE"/>
    <w:rsid w:val="00F934CD"/>
    <w:rsid w:val="00F951C4"/>
    <w:rsid w:val="00F96F28"/>
    <w:rsid w:val="00F97CA0"/>
    <w:rsid w:val="00FA004E"/>
    <w:rsid w:val="00FA1914"/>
    <w:rsid w:val="00FA27E6"/>
    <w:rsid w:val="00FA63C4"/>
    <w:rsid w:val="00FB09B6"/>
    <w:rsid w:val="00FB1C3C"/>
    <w:rsid w:val="00FB29AB"/>
    <w:rsid w:val="00FB4356"/>
    <w:rsid w:val="00FB4AE7"/>
    <w:rsid w:val="00FB520B"/>
    <w:rsid w:val="00FC08F4"/>
    <w:rsid w:val="00FC2743"/>
    <w:rsid w:val="00FC2979"/>
    <w:rsid w:val="00FC32AB"/>
    <w:rsid w:val="00FC51BD"/>
    <w:rsid w:val="00FC6062"/>
    <w:rsid w:val="00FD02F5"/>
    <w:rsid w:val="00FD0DFD"/>
    <w:rsid w:val="00FD1392"/>
    <w:rsid w:val="00FD15C9"/>
    <w:rsid w:val="00FD2B77"/>
    <w:rsid w:val="00FD3F93"/>
    <w:rsid w:val="00FD4746"/>
    <w:rsid w:val="00FD5AFD"/>
    <w:rsid w:val="00FD5DF3"/>
    <w:rsid w:val="00FD5F31"/>
    <w:rsid w:val="00FD6378"/>
    <w:rsid w:val="00FD672E"/>
    <w:rsid w:val="00FD6F24"/>
    <w:rsid w:val="00FE125D"/>
    <w:rsid w:val="00FE4836"/>
    <w:rsid w:val="00FE52C7"/>
    <w:rsid w:val="00FE7037"/>
    <w:rsid w:val="00FE7DD9"/>
    <w:rsid w:val="00FF02B9"/>
    <w:rsid w:val="00FF041A"/>
    <w:rsid w:val="00FF0611"/>
    <w:rsid w:val="00FF0E50"/>
    <w:rsid w:val="00FF271D"/>
    <w:rsid w:val="00FF32B9"/>
    <w:rsid w:val="00FF3861"/>
    <w:rsid w:val="00FF3DB9"/>
    <w:rsid w:val="00FF47F8"/>
    <w:rsid w:val="00FF7B6B"/>
    <w:rsid w:val="05081F74"/>
    <w:rsid w:val="05AD830A"/>
    <w:rsid w:val="064E2A16"/>
    <w:rsid w:val="0677A79F"/>
    <w:rsid w:val="07462A76"/>
    <w:rsid w:val="08BDC02A"/>
    <w:rsid w:val="09247B44"/>
    <w:rsid w:val="0990BCB1"/>
    <w:rsid w:val="0A0A9A5E"/>
    <w:rsid w:val="0AB60284"/>
    <w:rsid w:val="0BAF6C6D"/>
    <w:rsid w:val="0C29E79E"/>
    <w:rsid w:val="0CDC4181"/>
    <w:rsid w:val="0DB011CF"/>
    <w:rsid w:val="0F09872B"/>
    <w:rsid w:val="1241A482"/>
    <w:rsid w:val="13215F9E"/>
    <w:rsid w:val="139476C4"/>
    <w:rsid w:val="13F45DFE"/>
    <w:rsid w:val="16642729"/>
    <w:rsid w:val="188C36BD"/>
    <w:rsid w:val="18E94D6A"/>
    <w:rsid w:val="1ABB8A7A"/>
    <w:rsid w:val="1D6184A0"/>
    <w:rsid w:val="1DBD6586"/>
    <w:rsid w:val="1ECC1EC4"/>
    <w:rsid w:val="1F31AF6A"/>
    <w:rsid w:val="208F8630"/>
    <w:rsid w:val="221D41A6"/>
    <w:rsid w:val="22C97FD2"/>
    <w:rsid w:val="27E5EF6F"/>
    <w:rsid w:val="298DB993"/>
    <w:rsid w:val="2A85EB6D"/>
    <w:rsid w:val="2DB90765"/>
    <w:rsid w:val="30D51D88"/>
    <w:rsid w:val="32E743DE"/>
    <w:rsid w:val="3338C096"/>
    <w:rsid w:val="33E94BE8"/>
    <w:rsid w:val="35196570"/>
    <w:rsid w:val="3962EEA6"/>
    <w:rsid w:val="3C58BCBA"/>
    <w:rsid w:val="407259F2"/>
    <w:rsid w:val="40C0B205"/>
    <w:rsid w:val="40CDEBAD"/>
    <w:rsid w:val="4122A194"/>
    <w:rsid w:val="42E9EC10"/>
    <w:rsid w:val="43430FAD"/>
    <w:rsid w:val="463E6D46"/>
    <w:rsid w:val="471A1B31"/>
    <w:rsid w:val="4736DA43"/>
    <w:rsid w:val="480009D9"/>
    <w:rsid w:val="49173316"/>
    <w:rsid w:val="4B688C03"/>
    <w:rsid w:val="4E14C996"/>
    <w:rsid w:val="4E53F701"/>
    <w:rsid w:val="4F98E635"/>
    <w:rsid w:val="50F2AE4E"/>
    <w:rsid w:val="51C44418"/>
    <w:rsid w:val="53E17110"/>
    <w:rsid w:val="53F02F13"/>
    <w:rsid w:val="56456BA8"/>
    <w:rsid w:val="583425AC"/>
    <w:rsid w:val="5AEE1A22"/>
    <w:rsid w:val="5B371494"/>
    <w:rsid w:val="5D0E5A87"/>
    <w:rsid w:val="5D535C12"/>
    <w:rsid w:val="5DE7E0C8"/>
    <w:rsid w:val="5F2D4E79"/>
    <w:rsid w:val="5F357DFF"/>
    <w:rsid w:val="61282D4C"/>
    <w:rsid w:val="624B55CA"/>
    <w:rsid w:val="62FB539A"/>
    <w:rsid w:val="64064802"/>
    <w:rsid w:val="64D8E840"/>
    <w:rsid w:val="653DCCD2"/>
    <w:rsid w:val="673205D7"/>
    <w:rsid w:val="673CECE2"/>
    <w:rsid w:val="675E498A"/>
    <w:rsid w:val="676FCA9C"/>
    <w:rsid w:val="69269928"/>
    <w:rsid w:val="6A92088B"/>
    <w:rsid w:val="6B42D189"/>
    <w:rsid w:val="6CE8D46A"/>
    <w:rsid w:val="6E2DC9CB"/>
    <w:rsid w:val="70CB730D"/>
    <w:rsid w:val="71384BA1"/>
    <w:rsid w:val="71695C62"/>
    <w:rsid w:val="727FD331"/>
    <w:rsid w:val="72EF23C1"/>
    <w:rsid w:val="7465E1D5"/>
    <w:rsid w:val="7498E019"/>
    <w:rsid w:val="785C9708"/>
    <w:rsid w:val="799D8A17"/>
    <w:rsid w:val="7A600D8E"/>
    <w:rsid w:val="7A984F8A"/>
    <w:rsid w:val="7E4F3E9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24565"/>
  <w15:chartTrackingRefBased/>
  <w15:docId w15:val="{29B36904-680A-44E5-978C-0D5B4A9CF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540DBD"/>
    <w:pPr>
      <w:keepNext/>
      <w:keepLines/>
      <w:spacing w:before="360" w:after="8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autoRedefine/>
    <w:uiPriority w:val="9"/>
    <w:unhideWhenUsed/>
    <w:qFormat/>
    <w:rsid w:val="002970F5"/>
    <w:pPr>
      <w:keepNext/>
      <w:keepLines/>
      <w:spacing w:before="160" w:after="80"/>
      <w:outlineLvl w:val="1"/>
    </w:pPr>
    <w:rPr>
      <w:rFonts w:asciiTheme="majorHAnsi" w:eastAsiaTheme="majorEastAsia" w:hAnsiTheme="majorHAnsi" w:cstheme="majorBidi"/>
      <w:b/>
      <w:color w:val="0F4761" w:themeColor="accent1" w:themeShade="BF"/>
      <w:sz w:val="26"/>
      <w:szCs w:val="32"/>
    </w:rPr>
  </w:style>
  <w:style w:type="paragraph" w:styleId="Heading3">
    <w:name w:val="heading 3"/>
    <w:basedOn w:val="Normal"/>
    <w:next w:val="Normal"/>
    <w:link w:val="Heading3Char"/>
    <w:uiPriority w:val="9"/>
    <w:unhideWhenUsed/>
    <w:qFormat/>
    <w:rsid w:val="006429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429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9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9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9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9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9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DBD"/>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2970F5"/>
    <w:rPr>
      <w:rFonts w:asciiTheme="majorHAnsi" w:eastAsiaTheme="majorEastAsia" w:hAnsiTheme="majorHAnsi" w:cstheme="majorBidi"/>
      <w:b/>
      <w:color w:val="0F4761" w:themeColor="accent1" w:themeShade="BF"/>
      <w:sz w:val="26"/>
      <w:szCs w:val="32"/>
    </w:rPr>
  </w:style>
  <w:style w:type="character" w:customStyle="1" w:styleId="Heading3Char">
    <w:name w:val="Heading 3 Char"/>
    <w:basedOn w:val="DefaultParagraphFont"/>
    <w:link w:val="Heading3"/>
    <w:uiPriority w:val="9"/>
    <w:rsid w:val="006429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429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9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9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9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9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940"/>
    <w:rPr>
      <w:rFonts w:eastAsiaTheme="majorEastAsia" w:cstheme="majorBidi"/>
      <w:color w:val="272727" w:themeColor="text1" w:themeTint="D8"/>
    </w:rPr>
  </w:style>
  <w:style w:type="paragraph" w:styleId="Title">
    <w:name w:val="Title"/>
    <w:basedOn w:val="Normal"/>
    <w:next w:val="Normal"/>
    <w:link w:val="TitleChar"/>
    <w:uiPriority w:val="10"/>
    <w:qFormat/>
    <w:rsid w:val="00642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9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9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9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940"/>
    <w:pPr>
      <w:spacing w:before="160"/>
      <w:jc w:val="center"/>
    </w:pPr>
    <w:rPr>
      <w:i/>
      <w:iCs/>
      <w:color w:val="404040" w:themeColor="text1" w:themeTint="BF"/>
    </w:rPr>
  </w:style>
  <w:style w:type="character" w:customStyle="1" w:styleId="QuoteChar">
    <w:name w:val="Quote Char"/>
    <w:basedOn w:val="DefaultParagraphFont"/>
    <w:link w:val="Quote"/>
    <w:uiPriority w:val="29"/>
    <w:rsid w:val="00642940"/>
    <w:rPr>
      <w:i/>
      <w:iCs/>
      <w:color w:val="404040" w:themeColor="text1" w:themeTint="BF"/>
    </w:rPr>
  </w:style>
  <w:style w:type="paragraph" w:styleId="ListParagraph">
    <w:name w:val="List Paragraph"/>
    <w:basedOn w:val="Normal"/>
    <w:uiPriority w:val="34"/>
    <w:qFormat/>
    <w:rsid w:val="00642940"/>
    <w:pPr>
      <w:ind w:left="720"/>
      <w:contextualSpacing/>
    </w:pPr>
  </w:style>
  <w:style w:type="character" w:styleId="IntenseEmphasis">
    <w:name w:val="Intense Emphasis"/>
    <w:basedOn w:val="DefaultParagraphFont"/>
    <w:uiPriority w:val="21"/>
    <w:qFormat/>
    <w:rsid w:val="00642940"/>
    <w:rPr>
      <w:i/>
      <w:iCs/>
      <w:color w:val="0F4761" w:themeColor="accent1" w:themeShade="BF"/>
    </w:rPr>
  </w:style>
  <w:style w:type="paragraph" w:styleId="IntenseQuote">
    <w:name w:val="Intense Quote"/>
    <w:basedOn w:val="Normal"/>
    <w:next w:val="Normal"/>
    <w:link w:val="IntenseQuoteChar"/>
    <w:uiPriority w:val="30"/>
    <w:qFormat/>
    <w:rsid w:val="006429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940"/>
    <w:rPr>
      <w:i/>
      <w:iCs/>
      <w:color w:val="0F4761" w:themeColor="accent1" w:themeShade="BF"/>
    </w:rPr>
  </w:style>
  <w:style w:type="character" w:styleId="IntenseReference">
    <w:name w:val="Intense Reference"/>
    <w:basedOn w:val="DefaultParagraphFont"/>
    <w:uiPriority w:val="32"/>
    <w:qFormat/>
    <w:rsid w:val="00642940"/>
    <w:rPr>
      <w:b/>
      <w:bCs/>
      <w:smallCaps/>
      <w:color w:val="0F4761" w:themeColor="accent1" w:themeShade="BF"/>
      <w:spacing w:val="5"/>
    </w:rPr>
  </w:style>
  <w:style w:type="paragraph" w:styleId="NormalWeb">
    <w:name w:val="Normal (Web)"/>
    <w:basedOn w:val="Normal"/>
    <w:uiPriority w:val="99"/>
    <w:unhideWhenUsed/>
    <w:rsid w:val="00112FBD"/>
    <w:rPr>
      <w:rFonts w:ascii="Times New Roman" w:hAnsi="Times New Roman" w:cs="Times New Roman"/>
    </w:rPr>
  </w:style>
  <w:style w:type="table" w:styleId="TableGrid">
    <w:name w:val="Table Grid"/>
    <w:basedOn w:val="TableNormal"/>
    <w:uiPriority w:val="39"/>
    <w:rsid w:val="008357E4"/>
    <w:pPr>
      <w:spacing w:after="0" w:line="240" w:lineRule="auto"/>
    </w:pPr>
    <w:tblPr/>
  </w:style>
  <w:style w:type="paragraph" w:styleId="NoSpacing">
    <w:name w:val="No Spacing"/>
    <w:uiPriority w:val="1"/>
    <w:qFormat/>
    <w:rsid w:val="008357E4"/>
    <w:pPr>
      <w:spacing w:after="0" w:line="240" w:lineRule="auto"/>
    </w:pPr>
  </w:style>
  <w:style w:type="paragraph" w:styleId="Footer">
    <w:name w:val="footer"/>
    <w:basedOn w:val="Normal"/>
    <w:link w:val="FooterChar"/>
    <w:uiPriority w:val="99"/>
    <w:unhideWhenUsed/>
    <w:rsid w:val="001D63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63A7"/>
  </w:style>
  <w:style w:type="paragraph" w:styleId="Revision">
    <w:name w:val="Revision"/>
    <w:hidden/>
    <w:uiPriority w:val="99"/>
    <w:semiHidden/>
    <w:rsid w:val="00F0443C"/>
    <w:pPr>
      <w:spacing w:after="0" w:line="240" w:lineRule="auto"/>
    </w:pPr>
  </w:style>
  <w:style w:type="character" w:styleId="CommentReference">
    <w:name w:val="annotation reference"/>
    <w:basedOn w:val="DefaultParagraphFont"/>
    <w:uiPriority w:val="99"/>
    <w:semiHidden/>
    <w:unhideWhenUsed/>
    <w:rsid w:val="00AD2CAC"/>
    <w:rPr>
      <w:sz w:val="16"/>
      <w:szCs w:val="16"/>
    </w:rPr>
  </w:style>
  <w:style w:type="paragraph" w:styleId="CommentText">
    <w:name w:val="annotation text"/>
    <w:basedOn w:val="Normal"/>
    <w:link w:val="CommentTextChar"/>
    <w:uiPriority w:val="99"/>
    <w:unhideWhenUsed/>
    <w:rsid w:val="00AD2CAC"/>
    <w:pPr>
      <w:spacing w:line="240" w:lineRule="auto"/>
    </w:pPr>
    <w:rPr>
      <w:sz w:val="20"/>
      <w:szCs w:val="20"/>
    </w:rPr>
  </w:style>
  <w:style w:type="character" w:customStyle="1" w:styleId="CommentTextChar">
    <w:name w:val="Comment Text Char"/>
    <w:basedOn w:val="DefaultParagraphFont"/>
    <w:link w:val="CommentText"/>
    <w:uiPriority w:val="99"/>
    <w:rsid w:val="00AD2CAC"/>
    <w:rPr>
      <w:sz w:val="20"/>
      <w:szCs w:val="20"/>
    </w:rPr>
  </w:style>
  <w:style w:type="paragraph" w:styleId="CommentSubject">
    <w:name w:val="annotation subject"/>
    <w:basedOn w:val="CommentText"/>
    <w:next w:val="CommentText"/>
    <w:link w:val="CommentSubjectChar"/>
    <w:uiPriority w:val="99"/>
    <w:semiHidden/>
    <w:unhideWhenUsed/>
    <w:rsid w:val="00AD2CAC"/>
    <w:rPr>
      <w:b/>
      <w:bCs/>
    </w:rPr>
  </w:style>
  <w:style w:type="character" w:customStyle="1" w:styleId="CommentSubjectChar">
    <w:name w:val="Comment Subject Char"/>
    <w:basedOn w:val="CommentTextChar"/>
    <w:link w:val="CommentSubject"/>
    <w:uiPriority w:val="99"/>
    <w:semiHidden/>
    <w:rsid w:val="00AD2CAC"/>
    <w:rPr>
      <w:b/>
      <w:bCs/>
      <w:sz w:val="20"/>
      <w:szCs w:val="20"/>
    </w:rPr>
  </w:style>
  <w:style w:type="paragraph" w:styleId="FootnoteText">
    <w:name w:val="footnote text"/>
    <w:basedOn w:val="Normal"/>
    <w:link w:val="FootnoteTextChar"/>
    <w:uiPriority w:val="99"/>
    <w:semiHidden/>
    <w:unhideWhenUsed/>
    <w:rsid w:val="00AA37A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A37AA"/>
    <w:rPr>
      <w:sz w:val="20"/>
      <w:szCs w:val="20"/>
    </w:rPr>
  </w:style>
  <w:style w:type="character" w:styleId="FootnoteReference">
    <w:name w:val="footnote reference"/>
    <w:basedOn w:val="DefaultParagraphFont"/>
    <w:uiPriority w:val="99"/>
    <w:semiHidden/>
    <w:unhideWhenUsed/>
    <w:rsid w:val="00AA37AA"/>
    <w:rPr>
      <w:vertAlign w:val="superscript"/>
    </w:rPr>
  </w:style>
  <w:style w:type="paragraph" w:styleId="Header">
    <w:name w:val="header"/>
    <w:basedOn w:val="Normal"/>
    <w:link w:val="HeaderChar"/>
    <w:uiPriority w:val="99"/>
    <w:unhideWhenUsed/>
    <w:rsid w:val="004E3F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3F28"/>
  </w:style>
  <w:style w:type="character" w:styleId="Strong">
    <w:name w:val="Strong"/>
    <w:basedOn w:val="DefaultParagraphFont"/>
    <w:uiPriority w:val="22"/>
    <w:qFormat/>
    <w:rsid w:val="006E468D"/>
    <w:rPr>
      <w:b/>
      <w:bCs/>
    </w:rPr>
  </w:style>
  <w:style w:type="character" w:styleId="Mention">
    <w:name w:val="Mention"/>
    <w:basedOn w:val="DefaultParagraphFont"/>
    <w:uiPriority w:val="99"/>
    <w:unhideWhenUsed/>
    <w:rsid w:val="00D22B3C"/>
    <w:rPr>
      <w:color w:val="2B579A"/>
      <w:shd w:val="clear" w:color="auto" w:fill="E1DFDD"/>
    </w:rPr>
  </w:style>
  <w:style w:type="character" w:styleId="Hyperlink">
    <w:name w:val="Hyperlink"/>
    <w:basedOn w:val="DefaultParagraphFont"/>
    <w:uiPriority w:val="99"/>
    <w:unhideWhenUsed/>
    <w:rsid w:val="00906CE5"/>
    <w:rPr>
      <w:color w:val="467886" w:themeColor="hyperlink"/>
      <w:u w:val="single"/>
    </w:rPr>
  </w:style>
  <w:style w:type="character" w:styleId="UnresolvedMention">
    <w:name w:val="Unresolved Mention"/>
    <w:basedOn w:val="DefaultParagraphFont"/>
    <w:uiPriority w:val="99"/>
    <w:semiHidden/>
    <w:unhideWhenUsed/>
    <w:rsid w:val="00906C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28154">
      <w:bodyDiv w:val="1"/>
      <w:marLeft w:val="0"/>
      <w:marRight w:val="0"/>
      <w:marTop w:val="0"/>
      <w:marBottom w:val="0"/>
      <w:divBdr>
        <w:top w:val="none" w:sz="0" w:space="0" w:color="auto"/>
        <w:left w:val="none" w:sz="0" w:space="0" w:color="auto"/>
        <w:bottom w:val="none" w:sz="0" w:space="0" w:color="auto"/>
        <w:right w:val="none" w:sz="0" w:space="0" w:color="auto"/>
      </w:divBdr>
      <w:divsChild>
        <w:div w:id="1323243705">
          <w:marLeft w:val="547"/>
          <w:marRight w:val="0"/>
          <w:marTop w:val="0"/>
          <w:marBottom w:val="0"/>
          <w:divBdr>
            <w:top w:val="none" w:sz="0" w:space="0" w:color="auto"/>
            <w:left w:val="none" w:sz="0" w:space="0" w:color="auto"/>
            <w:bottom w:val="none" w:sz="0" w:space="0" w:color="auto"/>
            <w:right w:val="none" w:sz="0" w:space="0" w:color="auto"/>
          </w:divBdr>
        </w:div>
      </w:divsChild>
    </w:div>
    <w:div w:id="112024501">
      <w:bodyDiv w:val="1"/>
      <w:marLeft w:val="0"/>
      <w:marRight w:val="0"/>
      <w:marTop w:val="0"/>
      <w:marBottom w:val="0"/>
      <w:divBdr>
        <w:top w:val="none" w:sz="0" w:space="0" w:color="auto"/>
        <w:left w:val="none" w:sz="0" w:space="0" w:color="auto"/>
        <w:bottom w:val="none" w:sz="0" w:space="0" w:color="auto"/>
        <w:right w:val="none" w:sz="0" w:space="0" w:color="auto"/>
      </w:divBdr>
    </w:div>
    <w:div w:id="121000769">
      <w:bodyDiv w:val="1"/>
      <w:marLeft w:val="0"/>
      <w:marRight w:val="0"/>
      <w:marTop w:val="0"/>
      <w:marBottom w:val="0"/>
      <w:divBdr>
        <w:top w:val="none" w:sz="0" w:space="0" w:color="auto"/>
        <w:left w:val="none" w:sz="0" w:space="0" w:color="auto"/>
        <w:bottom w:val="none" w:sz="0" w:space="0" w:color="auto"/>
        <w:right w:val="none" w:sz="0" w:space="0" w:color="auto"/>
      </w:divBdr>
    </w:div>
    <w:div w:id="144786175">
      <w:bodyDiv w:val="1"/>
      <w:marLeft w:val="0"/>
      <w:marRight w:val="0"/>
      <w:marTop w:val="0"/>
      <w:marBottom w:val="0"/>
      <w:divBdr>
        <w:top w:val="none" w:sz="0" w:space="0" w:color="auto"/>
        <w:left w:val="none" w:sz="0" w:space="0" w:color="auto"/>
        <w:bottom w:val="none" w:sz="0" w:space="0" w:color="auto"/>
        <w:right w:val="none" w:sz="0" w:space="0" w:color="auto"/>
      </w:divBdr>
    </w:div>
    <w:div w:id="148251513">
      <w:bodyDiv w:val="1"/>
      <w:marLeft w:val="0"/>
      <w:marRight w:val="0"/>
      <w:marTop w:val="0"/>
      <w:marBottom w:val="0"/>
      <w:divBdr>
        <w:top w:val="none" w:sz="0" w:space="0" w:color="auto"/>
        <w:left w:val="none" w:sz="0" w:space="0" w:color="auto"/>
        <w:bottom w:val="none" w:sz="0" w:space="0" w:color="auto"/>
        <w:right w:val="none" w:sz="0" w:space="0" w:color="auto"/>
      </w:divBdr>
    </w:div>
    <w:div w:id="152915840">
      <w:bodyDiv w:val="1"/>
      <w:marLeft w:val="0"/>
      <w:marRight w:val="0"/>
      <w:marTop w:val="0"/>
      <w:marBottom w:val="0"/>
      <w:divBdr>
        <w:top w:val="none" w:sz="0" w:space="0" w:color="auto"/>
        <w:left w:val="none" w:sz="0" w:space="0" w:color="auto"/>
        <w:bottom w:val="none" w:sz="0" w:space="0" w:color="auto"/>
        <w:right w:val="none" w:sz="0" w:space="0" w:color="auto"/>
      </w:divBdr>
    </w:div>
    <w:div w:id="159859317">
      <w:bodyDiv w:val="1"/>
      <w:marLeft w:val="0"/>
      <w:marRight w:val="0"/>
      <w:marTop w:val="0"/>
      <w:marBottom w:val="0"/>
      <w:divBdr>
        <w:top w:val="none" w:sz="0" w:space="0" w:color="auto"/>
        <w:left w:val="none" w:sz="0" w:space="0" w:color="auto"/>
        <w:bottom w:val="none" w:sz="0" w:space="0" w:color="auto"/>
        <w:right w:val="none" w:sz="0" w:space="0" w:color="auto"/>
      </w:divBdr>
      <w:divsChild>
        <w:div w:id="156190408">
          <w:marLeft w:val="547"/>
          <w:marRight w:val="0"/>
          <w:marTop w:val="0"/>
          <w:marBottom w:val="0"/>
          <w:divBdr>
            <w:top w:val="none" w:sz="0" w:space="0" w:color="auto"/>
            <w:left w:val="none" w:sz="0" w:space="0" w:color="auto"/>
            <w:bottom w:val="none" w:sz="0" w:space="0" w:color="auto"/>
            <w:right w:val="none" w:sz="0" w:space="0" w:color="auto"/>
          </w:divBdr>
        </w:div>
      </w:divsChild>
    </w:div>
    <w:div w:id="417409718">
      <w:bodyDiv w:val="1"/>
      <w:marLeft w:val="0"/>
      <w:marRight w:val="0"/>
      <w:marTop w:val="0"/>
      <w:marBottom w:val="0"/>
      <w:divBdr>
        <w:top w:val="none" w:sz="0" w:space="0" w:color="auto"/>
        <w:left w:val="none" w:sz="0" w:space="0" w:color="auto"/>
        <w:bottom w:val="none" w:sz="0" w:space="0" w:color="auto"/>
        <w:right w:val="none" w:sz="0" w:space="0" w:color="auto"/>
      </w:divBdr>
    </w:div>
    <w:div w:id="441845572">
      <w:bodyDiv w:val="1"/>
      <w:marLeft w:val="0"/>
      <w:marRight w:val="0"/>
      <w:marTop w:val="0"/>
      <w:marBottom w:val="0"/>
      <w:divBdr>
        <w:top w:val="none" w:sz="0" w:space="0" w:color="auto"/>
        <w:left w:val="none" w:sz="0" w:space="0" w:color="auto"/>
        <w:bottom w:val="none" w:sz="0" w:space="0" w:color="auto"/>
        <w:right w:val="none" w:sz="0" w:space="0" w:color="auto"/>
      </w:divBdr>
    </w:div>
    <w:div w:id="448554629">
      <w:bodyDiv w:val="1"/>
      <w:marLeft w:val="0"/>
      <w:marRight w:val="0"/>
      <w:marTop w:val="0"/>
      <w:marBottom w:val="0"/>
      <w:divBdr>
        <w:top w:val="none" w:sz="0" w:space="0" w:color="auto"/>
        <w:left w:val="none" w:sz="0" w:space="0" w:color="auto"/>
        <w:bottom w:val="none" w:sz="0" w:space="0" w:color="auto"/>
        <w:right w:val="none" w:sz="0" w:space="0" w:color="auto"/>
      </w:divBdr>
      <w:divsChild>
        <w:div w:id="401149240">
          <w:marLeft w:val="547"/>
          <w:marRight w:val="0"/>
          <w:marTop w:val="0"/>
          <w:marBottom w:val="0"/>
          <w:divBdr>
            <w:top w:val="none" w:sz="0" w:space="0" w:color="auto"/>
            <w:left w:val="none" w:sz="0" w:space="0" w:color="auto"/>
            <w:bottom w:val="none" w:sz="0" w:space="0" w:color="auto"/>
            <w:right w:val="none" w:sz="0" w:space="0" w:color="auto"/>
          </w:divBdr>
        </w:div>
      </w:divsChild>
    </w:div>
    <w:div w:id="479153986">
      <w:bodyDiv w:val="1"/>
      <w:marLeft w:val="0"/>
      <w:marRight w:val="0"/>
      <w:marTop w:val="0"/>
      <w:marBottom w:val="0"/>
      <w:divBdr>
        <w:top w:val="none" w:sz="0" w:space="0" w:color="auto"/>
        <w:left w:val="none" w:sz="0" w:space="0" w:color="auto"/>
        <w:bottom w:val="none" w:sz="0" w:space="0" w:color="auto"/>
        <w:right w:val="none" w:sz="0" w:space="0" w:color="auto"/>
      </w:divBdr>
    </w:div>
    <w:div w:id="539169155">
      <w:bodyDiv w:val="1"/>
      <w:marLeft w:val="0"/>
      <w:marRight w:val="0"/>
      <w:marTop w:val="0"/>
      <w:marBottom w:val="0"/>
      <w:divBdr>
        <w:top w:val="none" w:sz="0" w:space="0" w:color="auto"/>
        <w:left w:val="none" w:sz="0" w:space="0" w:color="auto"/>
        <w:bottom w:val="none" w:sz="0" w:space="0" w:color="auto"/>
        <w:right w:val="none" w:sz="0" w:space="0" w:color="auto"/>
      </w:divBdr>
    </w:div>
    <w:div w:id="547032638">
      <w:bodyDiv w:val="1"/>
      <w:marLeft w:val="0"/>
      <w:marRight w:val="0"/>
      <w:marTop w:val="0"/>
      <w:marBottom w:val="0"/>
      <w:divBdr>
        <w:top w:val="none" w:sz="0" w:space="0" w:color="auto"/>
        <w:left w:val="none" w:sz="0" w:space="0" w:color="auto"/>
        <w:bottom w:val="none" w:sz="0" w:space="0" w:color="auto"/>
        <w:right w:val="none" w:sz="0" w:space="0" w:color="auto"/>
      </w:divBdr>
    </w:div>
    <w:div w:id="595820382">
      <w:bodyDiv w:val="1"/>
      <w:marLeft w:val="0"/>
      <w:marRight w:val="0"/>
      <w:marTop w:val="0"/>
      <w:marBottom w:val="0"/>
      <w:divBdr>
        <w:top w:val="none" w:sz="0" w:space="0" w:color="auto"/>
        <w:left w:val="none" w:sz="0" w:space="0" w:color="auto"/>
        <w:bottom w:val="none" w:sz="0" w:space="0" w:color="auto"/>
        <w:right w:val="none" w:sz="0" w:space="0" w:color="auto"/>
      </w:divBdr>
    </w:div>
    <w:div w:id="664627496">
      <w:bodyDiv w:val="1"/>
      <w:marLeft w:val="0"/>
      <w:marRight w:val="0"/>
      <w:marTop w:val="0"/>
      <w:marBottom w:val="0"/>
      <w:divBdr>
        <w:top w:val="none" w:sz="0" w:space="0" w:color="auto"/>
        <w:left w:val="none" w:sz="0" w:space="0" w:color="auto"/>
        <w:bottom w:val="none" w:sz="0" w:space="0" w:color="auto"/>
        <w:right w:val="none" w:sz="0" w:space="0" w:color="auto"/>
      </w:divBdr>
    </w:div>
    <w:div w:id="692264101">
      <w:bodyDiv w:val="1"/>
      <w:marLeft w:val="0"/>
      <w:marRight w:val="0"/>
      <w:marTop w:val="0"/>
      <w:marBottom w:val="0"/>
      <w:divBdr>
        <w:top w:val="none" w:sz="0" w:space="0" w:color="auto"/>
        <w:left w:val="none" w:sz="0" w:space="0" w:color="auto"/>
        <w:bottom w:val="none" w:sz="0" w:space="0" w:color="auto"/>
        <w:right w:val="none" w:sz="0" w:space="0" w:color="auto"/>
      </w:divBdr>
    </w:div>
    <w:div w:id="715738587">
      <w:bodyDiv w:val="1"/>
      <w:marLeft w:val="0"/>
      <w:marRight w:val="0"/>
      <w:marTop w:val="0"/>
      <w:marBottom w:val="0"/>
      <w:divBdr>
        <w:top w:val="none" w:sz="0" w:space="0" w:color="auto"/>
        <w:left w:val="none" w:sz="0" w:space="0" w:color="auto"/>
        <w:bottom w:val="none" w:sz="0" w:space="0" w:color="auto"/>
        <w:right w:val="none" w:sz="0" w:space="0" w:color="auto"/>
      </w:divBdr>
      <w:divsChild>
        <w:div w:id="127431726">
          <w:marLeft w:val="0"/>
          <w:marRight w:val="0"/>
          <w:marTop w:val="0"/>
          <w:marBottom w:val="0"/>
          <w:divBdr>
            <w:top w:val="none" w:sz="0" w:space="0" w:color="auto"/>
            <w:left w:val="none" w:sz="0" w:space="0" w:color="auto"/>
            <w:bottom w:val="none" w:sz="0" w:space="0" w:color="auto"/>
            <w:right w:val="none" w:sz="0" w:space="0" w:color="auto"/>
          </w:divBdr>
          <w:divsChild>
            <w:div w:id="121316311">
              <w:marLeft w:val="0"/>
              <w:marRight w:val="0"/>
              <w:marTop w:val="0"/>
              <w:marBottom w:val="0"/>
              <w:divBdr>
                <w:top w:val="none" w:sz="0" w:space="0" w:color="auto"/>
                <w:left w:val="none" w:sz="0" w:space="0" w:color="auto"/>
                <w:bottom w:val="none" w:sz="0" w:space="0" w:color="auto"/>
                <w:right w:val="none" w:sz="0" w:space="0" w:color="auto"/>
              </w:divBdr>
              <w:divsChild>
                <w:div w:id="1094479453">
                  <w:marLeft w:val="0"/>
                  <w:marRight w:val="0"/>
                  <w:marTop w:val="0"/>
                  <w:marBottom w:val="0"/>
                  <w:divBdr>
                    <w:top w:val="none" w:sz="0" w:space="0" w:color="auto"/>
                    <w:left w:val="none" w:sz="0" w:space="0" w:color="auto"/>
                    <w:bottom w:val="none" w:sz="0" w:space="0" w:color="auto"/>
                    <w:right w:val="none" w:sz="0" w:space="0" w:color="auto"/>
                  </w:divBdr>
                </w:div>
                <w:div w:id="170702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209804">
          <w:marLeft w:val="0"/>
          <w:marRight w:val="0"/>
          <w:marTop w:val="0"/>
          <w:marBottom w:val="0"/>
          <w:divBdr>
            <w:top w:val="none" w:sz="0" w:space="0" w:color="auto"/>
            <w:left w:val="none" w:sz="0" w:space="0" w:color="auto"/>
            <w:bottom w:val="none" w:sz="0" w:space="0" w:color="auto"/>
            <w:right w:val="none" w:sz="0" w:space="0" w:color="auto"/>
          </w:divBdr>
          <w:divsChild>
            <w:div w:id="2016150756">
              <w:marLeft w:val="0"/>
              <w:marRight w:val="0"/>
              <w:marTop w:val="0"/>
              <w:marBottom w:val="0"/>
              <w:divBdr>
                <w:top w:val="none" w:sz="0" w:space="0" w:color="auto"/>
                <w:left w:val="none" w:sz="0" w:space="0" w:color="auto"/>
                <w:bottom w:val="none" w:sz="0" w:space="0" w:color="auto"/>
                <w:right w:val="none" w:sz="0" w:space="0" w:color="auto"/>
              </w:divBdr>
              <w:divsChild>
                <w:div w:id="1404520960">
                  <w:marLeft w:val="0"/>
                  <w:marRight w:val="0"/>
                  <w:marTop w:val="0"/>
                  <w:marBottom w:val="0"/>
                  <w:divBdr>
                    <w:top w:val="none" w:sz="0" w:space="0" w:color="auto"/>
                    <w:left w:val="none" w:sz="0" w:space="0" w:color="auto"/>
                    <w:bottom w:val="none" w:sz="0" w:space="0" w:color="auto"/>
                    <w:right w:val="none" w:sz="0" w:space="0" w:color="auto"/>
                  </w:divBdr>
                </w:div>
                <w:div w:id="191531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213386">
          <w:marLeft w:val="0"/>
          <w:marRight w:val="0"/>
          <w:marTop w:val="0"/>
          <w:marBottom w:val="0"/>
          <w:divBdr>
            <w:top w:val="none" w:sz="0" w:space="0" w:color="auto"/>
            <w:left w:val="none" w:sz="0" w:space="0" w:color="auto"/>
            <w:bottom w:val="none" w:sz="0" w:space="0" w:color="auto"/>
            <w:right w:val="none" w:sz="0" w:space="0" w:color="auto"/>
          </w:divBdr>
          <w:divsChild>
            <w:div w:id="2054845222">
              <w:marLeft w:val="0"/>
              <w:marRight w:val="0"/>
              <w:marTop w:val="0"/>
              <w:marBottom w:val="0"/>
              <w:divBdr>
                <w:top w:val="none" w:sz="0" w:space="0" w:color="auto"/>
                <w:left w:val="none" w:sz="0" w:space="0" w:color="auto"/>
                <w:bottom w:val="none" w:sz="0" w:space="0" w:color="auto"/>
                <w:right w:val="none" w:sz="0" w:space="0" w:color="auto"/>
              </w:divBdr>
              <w:divsChild>
                <w:div w:id="1334141825">
                  <w:marLeft w:val="0"/>
                  <w:marRight w:val="0"/>
                  <w:marTop w:val="0"/>
                  <w:marBottom w:val="0"/>
                  <w:divBdr>
                    <w:top w:val="none" w:sz="0" w:space="0" w:color="auto"/>
                    <w:left w:val="none" w:sz="0" w:space="0" w:color="auto"/>
                    <w:bottom w:val="none" w:sz="0" w:space="0" w:color="auto"/>
                    <w:right w:val="none" w:sz="0" w:space="0" w:color="auto"/>
                  </w:divBdr>
                </w:div>
                <w:div w:id="208668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991642">
          <w:marLeft w:val="0"/>
          <w:marRight w:val="0"/>
          <w:marTop w:val="0"/>
          <w:marBottom w:val="0"/>
          <w:divBdr>
            <w:top w:val="none" w:sz="0" w:space="0" w:color="auto"/>
            <w:left w:val="none" w:sz="0" w:space="0" w:color="auto"/>
            <w:bottom w:val="none" w:sz="0" w:space="0" w:color="auto"/>
            <w:right w:val="none" w:sz="0" w:space="0" w:color="auto"/>
          </w:divBdr>
          <w:divsChild>
            <w:div w:id="1488277118">
              <w:marLeft w:val="0"/>
              <w:marRight w:val="0"/>
              <w:marTop w:val="0"/>
              <w:marBottom w:val="0"/>
              <w:divBdr>
                <w:top w:val="none" w:sz="0" w:space="0" w:color="auto"/>
                <w:left w:val="none" w:sz="0" w:space="0" w:color="auto"/>
                <w:bottom w:val="none" w:sz="0" w:space="0" w:color="auto"/>
                <w:right w:val="none" w:sz="0" w:space="0" w:color="auto"/>
              </w:divBdr>
              <w:divsChild>
                <w:div w:id="2114781857">
                  <w:marLeft w:val="0"/>
                  <w:marRight w:val="0"/>
                  <w:marTop w:val="0"/>
                  <w:marBottom w:val="0"/>
                  <w:divBdr>
                    <w:top w:val="none" w:sz="0" w:space="0" w:color="auto"/>
                    <w:left w:val="none" w:sz="0" w:space="0" w:color="auto"/>
                    <w:bottom w:val="none" w:sz="0" w:space="0" w:color="auto"/>
                    <w:right w:val="none" w:sz="0" w:space="0" w:color="auto"/>
                  </w:divBdr>
                </w:div>
                <w:div w:id="212862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761308">
          <w:marLeft w:val="0"/>
          <w:marRight w:val="0"/>
          <w:marTop w:val="0"/>
          <w:marBottom w:val="0"/>
          <w:divBdr>
            <w:top w:val="none" w:sz="0" w:space="0" w:color="auto"/>
            <w:left w:val="none" w:sz="0" w:space="0" w:color="auto"/>
            <w:bottom w:val="none" w:sz="0" w:space="0" w:color="auto"/>
            <w:right w:val="none" w:sz="0" w:space="0" w:color="auto"/>
          </w:divBdr>
          <w:divsChild>
            <w:div w:id="542444664">
              <w:marLeft w:val="0"/>
              <w:marRight w:val="0"/>
              <w:marTop w:val="0"/>
              <w:marBottom w:val="0"/>
              <w:divBdr>
                <w:top w:val="none" w:sz="0" w:space="0" w:color="auto"/>
                <w:left w:val="none" w:sz="0" w:space="0" w:color="auto"/>
                <w:bottom w:val="none" w:sz="0" w:space="0" w:color="auto"/>
                <w:right w:val="none" w:sz="0" w:space="0" w:color="auto"/>
              </w:divBdr>
              <w:divsChild>
                <w:div w:id="1358921724">
                  <w:marLeft w:val="0"/>
                  <w:marRight w:val="0"/>
                  <w:marTop w:val="0"/>
                  <w:marBottom w:val="0"/>
                  <w:divBdr>
                    <w:top w:val="none" w:sz="0" w:space="0" w:color="auto"/>
                    <w:left w:val="none" w:sz="0" w:space="0" w:color="auto"/>
                    <w:bottom w:val="none" w:sz="0" w:space="0" w:color="auto"/>
                    <w:right w:val="none" w:sz="0" w:space="0" w:color="auto"/>
                  </w:divBdr>
                </w:div>
                <w:div w:id="202277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441359">
      <w:bodyDiv w:val="1"/>
      <w:marLeft w:val="0"/>
      <w:marRight w:val="0"/>
      <w:marTop w:val="0"/>
      <w:marBottom w:val="0"/>
      <w:divBdr>
        <w:top w:val="none" w:sz="0" w:space="0" w:color="auto"/>
        <w:left w:val="none" w:sz="0" w:space="0" w:color="auto"/>
        <w:bottom w:val="none" w:sz="0" w:space="0" w:color="auto"/>
        <w:right w:val="none" w:sz="0" w:space="0" w:color="auto"/>
      </w:divBdr>
    </w:div>
    <w:div w:id="729577881">
      <w:bodyDiv w:val="1"/>
      <w:marLeft w:val="0"/>
      <w:marRight w:val="0"/>
      <w:marTop w:val="0"/>
      <w:marBottom w:val="0"/>
      <w:divBdr>
        <w:top w:val="none" w:sz="0" w:space="0" w:color="auto"/>
        <w:left w:val="none" w:sz="0" w:space="0" w:color="auto"/>
        <w:bottom w:val="none" w:sz="0" w:space="0" w:color="auto"/>
        <w:right w:val="none" w:sz="0" w:space="0" w:color="auto"/>
      </w:divBdr>
    </w:div>
    <w:div w:id="737823400">
      <w:bodyDiv w:val="1"/>
      <w:marLeft w:val="0"/>
      <w:marRight w:val="0"/>
      <w:marTop w:val="0"/>
      <w:marBottom w:val="0"/>
      <w:divBdr>
        <w:top w:val="none" w:sz="0" w:space="0" w:color="auto"/>
        <w:left w:val="none" w:sz="0" w:space="0" w:color="auto"/>
        <w:bottom w:val="none" w:sz="0" w:space="0" w:color="auto"/>
        <w:right w:val="none" w:sz="0" w:space="0" w:color="auto"/>
      </w:divBdr>
      <w:divsChild>
        <w:div w:id="2091809865">
          <w:marLeft w:val="547"/>
          <w:marRight w:val="0"/>
          <w:marTop w:val="0"/>
          <w:marBottom w:val="0"/>
          <w:divBdr>
            <w:top w:val="none" w:sz="0" w:space="0" w:color="auto"/>
            <w:left w:val="none" w:sz="0" w:space="0" w:color="auto"/>
            <w:bottom w:val="none" w:sz="0" w:space="0" w:color="auto"/>
            <w:right w:val="none" w:sz="0" w:space="0" w:color="auto"/>
          </w:divBdr>
        </w:div>
      </w:divsChild>
    </w:div>
    <w:div w:id="746997015">
      <w:bodyDiv w:val="1"/>
      <w:marLeft w:val="0"/>
      <w:marRight w:val="0"/>
      <w:marTop w:val="0"/>
      <w:marBottom w:val="0"/>
      <w:divBdr>
        <w:top w:val="none" w:sz="0" w:space="0" w:color="auto"/>
        <w:left w:val="none" w:sz="0" w:space="0" w:color="auto"/>
        <w:bottom w:val="none" w:sz="0" w:space="0" w:color="auto"/>
        <w:right w:val="none" w:sz="0" w:space="0" w:color="auto"/>
      </w:divBdr>
    </w:div>
    <w:div w:id="758251898">
      <w:bodyDiv w:val="1"/>
      <w:marLeft w:val="0"/>
      <w:marRight w:val="0"/>
      <w:marTop w:val="0"/>
      <w:marBottom w:val="0"/>
      <w:divBdr>
        <w:top w:val="none" w:sz="0" w:space="0" w:color="auto"/>
        <w:left w:val="none" w:sz="0" w:space="0" w:color="auto"/>
        <w:bottom w:val="none" w:sz="0" w:space="0" w:color="auto"/>
        <w:right w:val="none" w:sz="0" w:space="0" w:color="auto"/>
      </w:divBdr>
    </w:div>
    <w:div w:id="785778799">
      <w:bodyDiv w:val="1"/>
      <w:marLeft w:val="0"/>
      <w:marRight w:val="0"/>
      <w:marTop w:val="0"/>
      <w:marBottom w:val="0"/>
      <w:divBdr>
        <w:top w:val="none" w:sz="0" w:space="0" w:color="auto"/>
        <w:left w:val="none" w:sz="0" w:space="0" w:color="auto"/>
        <w:bottom w:val="none" w:sz="0" w:space="0" w:color="auto"/>
        <w:right w:val="none" w:sz="0" w:space="0" w:color="auto"/>
      </w:divBdr>
    </w:div>
    <w:div w:id="816384697">
      <w:bodyDiv w:val="1"/>
      <w:marLeft w:val="0"/>
      <w:marRight w:val="0"/>
      <w:marTop w:val="0"/>
      <w:marBottom w:val="0"/>
      <w:divBdr>
        <w:top w:val="none" w:sz="0" w:space="0" w:color="auto"/>
        <w:left w:val="none" w:sz="0" w:space="0" w:color="auto"/>
        <w:bottom w:val="none" w:sz="0" w:space="0" w:color="auto"/>
        <w:right w:val="none" w:sz="0" w:space="0" w:color="auto"/>
      </w:divBdr>
    </w:div>
    <w:div w:id="877623210">
      <w:bodyDiv w:val="1"/>
      <w:marLeft w:val="0"/>
      <w:marRight w:val="0"/>
      <w:marTop w:val="0"/>
      <w:marBottom w:val="0"/>
      <w:divBdr>
        <w:top w:val="none" w:sz="0" w:space="0" w:color="auto"/>
        <w:left w:val="none" w:sz="0" w:space="0" w:color="auto"/>
        <w:bottom w:val="none" w:sz="0" w:space="0" w:color="auto"/>
        <w:right w:val="none" w:sz="0" w:space="0" w:color="auto"/>
      </w:divBdr>
    </w:div>
    <w:div w:id="895051052">
      <w:bodyDiv w:val="1"/>
      <w:marLeft w:val="0"/>
      <w:marRight w:val="0"/>
      <w:marTop w:val="0"/>
      <w:marBottom w:val="0"/>
      <w:divBdr>
        <w:top w:val="none" w:sz="0" w:space="0" w:color="auto"/>
        <w:left w:val="none" w:sz="0" w:space="0" w:color="auto"/>
        <w:bottom w:val="none" w:sz="0" w:space="0" w:color="auto"/>
        <w:right w:val="none" w:sz="0" w:space="0" w:color="auto"/>
      </w:divBdr>
    </w:div>
    <w:div w:id="905142000">
      <w:bodyDiv w:val="1"/>
      <w:marLeft w:val="0"/>
      <w:marRight w:val="0"/>
      <w:marTop w:val="0"/>
      <w:marBottom w:val="0"/>
      <w:divBdr>
        <w:top w:val="none" w:sz="0" w:space="0" w:color="auto"/>
        <w:left w:val="none" w:sz="0" w:space="0" w:color="auto"/>
        <w:bottom w:val="none" w:sz="0" w:space="0" w:color="auto"/>
        <w:right w:val="none" w:sz="0" w:space="0" w:color="auto"/>
      </w:divBdr>
    </w:div>
    <w:div w:id="918101050">
      <w:bodyDiv w:val="1"/>
      <w:marLeft w:val="0"/>
      <w:marRight w:val="0"/>
      <w:marTop w:val="0"/>
      <w:marBottom w:val="0"/>
      <w:divBdr>
        <w:top w:val="none" w:sz="0" w:space="0" w:color="auto"/>
        <w:left w:val="none" w:sz="0" w:space="0" w:color="auto"/>
        <w:bottom w:val="none" w:sz="0" w:space="0" w:color="auto"/>
        <w:right w:val="none" w:sz="0" w:space="0" w:color="auto"/>
      </w:divBdr>
    </w:div>
    <w:div w:id="919368676">
      <w:bodyDiv w:val="1"/>
      <w:marLeft w:val="0"/>
      <w:marRight w:val="0"/>
      <w:marTop w:val="0"/>
      <w:marBottom w:val="0"/>
      <w:divBdr>
        <w:top w:val="none" w:sz="0" w:space="0" w:color="auto"/>
        <w:left w:val="none" w:sz="0" w:space="0" w:color="auto"/>
        <w:bottom w:val="none" w:sz="0" w:space="0" w:color="auto"/>
        <w:right w:val="none" w:sz="0" w:space="0" w:color="auto"/>
      </w:divBdr>
      <w:divsChild>
        <w:div w:id="778913198">
          <w:marLeft w:val="547"/>
          <w:marRight w:val="0"/>
          <w:marTop w:val="0"/>
          <w:marBottom w:val="0"/>
          <w:divBdr>
            <w:top w:val="none" w:sz="0" w:space="0" w:color="auto"/>
            <w:left w:val="none" w:sz="0" w:space="0" w:color="auto"/>
            <w:bottom w:val="none" w:sz="0" w:space="0" w:color="auto"/>
            <w:right w:val="none" w:sz="0" w:space="0" w:color="auto"/>
          </w:divBdr>
        </w:div>
      </w:divsChild>
    </w:div>
    <w:div w:id="946812982">
      <w:bodyDiv w:val="1"/>
      <w:marLeft w:val="0"/>
      <w:marRight w:val="0"/>
      <w:marTop w:val="0"/>
      <w:marBottom w:val="0"/>
      <w:divBdr>
        <w:top w:val="none" w:sz="0" w:space="0" w:color="auto"/>
        <w:left w:val="none" w:sz="0" w:space="0" w:color="auto"/>
        <w:bottom w:val="none" w:sz="0" w:space="0" w:color="auto"/>
        <w:right w:val="none" w:sz="0" w:space="0" w:color="auto"/>
      </w:divBdr>
    </w:div>
    <w:div w:id="970591443">
      <w:bodyDiv w:val="1"/>
      <w:marLeft w:val="0"/>
      <w:marRight w:val="0"/>
      <w:marTop w:val="0"/>
      <w:marBottom w:val="0"/>
      <w:divBdr>
        <w:top w:val="none" w:sz="0" w:space="0" w:color="auto"/>
        <w:left w:val="none" w:sz="0" w:space="0" w:color="auto"/>
        <w:bottom w:val="none" w:sz="0" w:space="0" w:color="auto"/>
        <w:right w:val="none" w:sz="0" w:space="0" w:color="auto"/>
      </w:divBdr>
    </w:div>
    <w:div w:id="986978113">
      <w:bodyDiv w:val="1"/>
      <w:marLeft w:val="0"/>
      <w:marRight w:val="0"/>
      <w:marTop w:val="0"/>
      <w:marBottom w:val="0"/>
      <w:divBdr>
        <w:top w:val="none" w:sz="0" w:space="0" w:color="auto"/>
        <w:left w:val="none" w:sz="0" w:space="0" w:color="auto"/>
        <w:bottom w:val="none" w:sz="0" w:space="0" w:color="auto"/>
        <w:right w:val="none" w:sz="0" w:space="0" w:color="auto"/>
      </w:divBdr>
    </w:div>
    <w:div w:id="990403599">
      <w:bodyDiv w:val="1"/>
      <w:marLeft w:val="0"/>
      <w:marRight w:val="0"/>
      <w:marTop w:val="0"/>
      <w:marBottom w:val="0"/>
      <w:divBdr>
        <w:top w:val="none" w:sz="0" w:space="0" w:color="auto"/>
        <w:left w:val="none" w:sz="0" w:space="0" w:color="auto"/>
        <w:bottom w:val="none" w:sz="0" w:space="0" w:color="auto"/>
        <w:right w:val="none" w:sz="0" w:space="0" w:color="auto"/>
      </w:divBdr>
      <w:divsChild>
        <w:div w:id="926574364">
          <w:marLeft w:val="547"/>
          <w:marRight w:val="0"/>
          <w:marTop w:val="0"/>
          <w:marBottom w:val="0"/>
          <w:divBdr>
            <w:top w:val="none" w:sz="0" w:space="0" w:color="auto"/>
            <w:left w:val="none" w:sz="0" w:space="0" w:color="auto"/>
            <w:bottom w:val="none" w:sz="0" w:space="0" w:color="auto"/>
            <w:right w:val="none" w:sz="0" w:space="0" w:color="auto"/>
          </w:divBdr>
        </w:div>
      </w:divsChild>
    </w:div>
    <w:div w:id="1068765936">
      <w:bodyDiv w:val="1"/>
      <w:marLeft w:val="0"/>
      <w:marRight w:val="0"/>
      <w:marTop w:val="0"/>
      <w:marBottom w:val="0"/>
      <w:divBdr>
        <w:top w:val="none" w:sz="0" w:space="0" w:color="auto"/>
        <w:left w:val="none" w:sz="0" w:space="0" w:color="auto"/>
        <w:bottom w:val="none" w:sz="0" w:space="0" w:color="auto"/>
        <w:right w:val="none" w:sz="0" w:space="0" w:color="auto"/>
      </w:divBdr>
    </w:div>
    <w:div w:id="1098327123">
      <w:bodyDiv w:val="1"/>
      <w:marLeft w:val="0"/>
      <w:marRight w:val="0"/>
      <w:marTop w:val="0"/>
      <w:marBottom w:val="0"/>
      <w:divBdr>
        <w:top w:val="none" w:sz="0" w:space="0" w:color="auto"/>
        <w:left w:val="none" w:sz="0" w:space="0" w:color="auto"/>
        <w:bottom w:val="none" w:sz="0" w:space="0" w:color="auto"/>
        <w:right w:val="none" w:sz="0" w:space="0" w:color="auto"/>
      </w:divBdr>
    </w:div>
    <w:div w:id="1113784513">
      <w:bodyDiv w:val="1"/>
      <w:marLeft w:val="0"/>
      <w:marRight w:val="0"/>
      <w:marTop w:val="0"/>
      <w:marBottom w:val="0"/>
      <w:divBdr>
        <w:top w:val="none" w:sz="0" w:space="0" w:color="auto"/>
        <w:left w:val="none" w:sz="0" w:space="0" w:color="auto"/>
        <w:bottom w:val="none" w:sz="0" w:space="0" w:color="auto"/>
        <w:right w:val="none" w:sz="0" w:space="0" w:color="auto"/>
      </w:divBdr>
    </w:div>
    <w:div w:id="1133905920">
      <w:bodyDiv w:val="1"/>
      <w:marLeft w:val="0"/>
      <w:marRight w:val="0"/>
      <w:marTop w:val="0"/>
      <w:marBottom w:val="0"/>
      <w:divBdr>
        <w:top w:val="none" w:sz="0" w:space="0" w:color="auto"/>
        <w:left w:val="none" w:sz="0" w:space="0" w:color="auto"/>
        <w:bottom w:val="none" w:sz="0" w:space="0" w:color="auto"/>
        <w:right w:val="none" w:sz="0" w:space="0" w:color="auto"/>
      </w:divBdr>
    </w:div>
    <w:div w:id="1140853030">
      <w:bodyDiv w:val="1"/>
      <w:marLeft w:val="0"/>
      <w:marRight w:val="0"/>
      <w:marTop w:val="0"/>
      <w:marBottom w:val="0"/>
      <w:divBdr>
        <w:top w:val="none" w:sz="0" w:space="0" w:color="auto"/>
        <w:left w:val="none" w:sz="0" w:space="0" w:color="auto"/>
        <w:bottom w:val="none" w:sz="0" w:space="0" w:color="auto"/>
        <w:right w:val="none" w:sz="0" w:space="0" w:color="auto"/>
      </w:divBdr>
      <w:divsChild>
        <w:div w:id="1553495460">
          <w:marLeft w:val="547"/>
          <w:marRight w:val="0"/>
          <w:marTop w:val="0"/>
          <w:marBottom w:val="0"/>
          <w:divBdr>
            <w:top w:val="none" w:sz="0" w:space="0" w:color="auto"/>
            <w:left w:val="none" w:sz="0" w:space="0" w:color="auto"/>
            <w:bottom w:val="none" w:sz="0" w:space="0" w:color="auto"/>
            <w:right w:val="none" w:sz="0" w:space="0" w:color="auto"/>
          </w:divBdr>
        </w:div>
      </w:divsChild>
    </w:div>
    <w:div w:id="1267882202">
      <w:bodyDiv w:val="1"/>
      <w:marLeft w:val="0"/>
      <w:marRight w:val="0"/>
      <w:marTop w:val="0"/>
      <w:marBottom w:val="0"/>
      <w:divBdr>
        <w:top w:val="none" w:sz="0" w:space="0" w:color="auto"/>
        <w:left w:val="none" w:sz="0" w:space="0" w:color="auto"/>
        <w:bottom w:val="none" w:sz="0" w:space="0" w:color="auto"/>
        <w:right w:val="none" w:sz="0" w:space="0" w:color="auto"/>
      </w:divBdr>
    </w:div>
    <w:div w:id="1297370870">
      <w:bodyDiv w:val="1"/>
      <w:marLeft w:val="0"/>
      <w:marRight w:val="0"/>
      <w:marTop w:val="0"/>
      <w:marBottom w:val="0"/>
      <w:divBdr>
        <w:top w:val="none" w:sz="0" w:space="0" w:color="auto"/>
        <w:left w:val="none" w:sz="0" w:space="0" w:color="auto"/>
        <w:bottom w:val="none" w:sz="0" w:space="0" w:color="auto"/>
        <w:right w:val="none" w:sz="0" w:space="0" w:color="auto"/>
      </w:divBdr>
    </w:div>
    <w:div w:id="1324620231">
      <w:bodyDiv w:val="1"/>
      <w:marLeft w:val="0"/>
      <w:marRight w:val="0"/>
      <w:marTop w:val="0"/>
      <w:marBottom w:val="0"/>
      <w:divBdr>
        <w:top w:val="none" w:sz="0" w:space="0" w:color="auto"/>
        <w:left w:val="none" w:sz="0" w:space="0" w:color="auto"/>
        <w:bottom w:val="none" w:sz="0" w:space="0" w:color="auto"/>
        <w:right w:val="none" w:sz="0" w:space="0" w:color="auto"/>
      </w:divBdr>
    </w:div>
    <w:div w:id="1326324882">
      <w:bodyDiv w:val="1"/>
      <w:marLeft w:val="0"/>
      <w:marRight w:val="0"/>
      <w:marTop w:val="0"/>
      <w:marBottom w:val="0"/>
      <w:divBdr>
        <w:top w:val="none" w:sz="0" w:space="0" w:color="auto"/>
        <w:left w:val="none" w:sz="0" w:space="0" w:color="auto"/>
        <w:bottom w:val="none" w:sz="0" w:space="0" w:color="auto"/>
        <w:right w:val="none" w:sz="0" w:space="0" w:color="auto"/>
      </w:divBdr>
    </w:div>
    <w:div w:id="1350715617">
      <w:bodyDiv w:val="1"/>
      <w:marLeft w:val="0"/>
      <w:marRight w:val="0"/>
      <w:marTop w:val="0"/>
      <w:marBottom w:val="0"/>
      <w:divBdr>
        <w:top w:val="none" w:sz="0" w:space="0" w:color="auto"/>
        <w:left w:val="none" w:sz="0" w:space="0" w:color="auto"/>
        <w:bottom w:val="none" w:sz="0" w:space="0" w:color="auto"/>
        <w:right w:val="none" w:sz="0" w:space="0" w:color="auto"/>
      </w:divBdr>
    </w:div>
    <w:div w:id="1358577893">
      <w:bodyDiv w:val="1"/>
      <w:marLeft w:val="0"/>
      <w:marRight w:val="0"/>
      <w:marTop w:val="0"/>
      <w:marBottom w:val="0"/>
      <w:divBdr>
        <w:top w:val="none" w:sz="0" w:space="0" w:color="auto"/>
        <w:left w:val="none" w:sz="0" w:space="0" w:color="auto"/>
        <w:bottom w:val="none" w:sz="0" w:space="0" w:color="auto"/>
        <w:right w:val="none" w:sz="0" w:space="0" w:color="auto"/>
      </w:divBdr>
    </w:div>
    <w:div w:id="1401250040">
      <w:bodyDiv w:val="1"/>
      <w:marLeft w:val="0"/>
      <w:marRight w:val="0"/>
      <w:marTop w:val="0"/>
      <w:marBottom w:val="0"/>
      <w:divBdr>
        <w:top w:val="none" w:sz="0" w:space="0" w:color="auto"/>
        <w:left w:val="none" w:sz="0" w:space="0" w:color="auto"/>
        <w:bottom w:val="none" w:sz="0" w:space="0" w:color="auto"/>
        <w:right w:val="none" w:sz="0" w:space="0" w:color="auto"/>
      </w:divBdr>
    </w:div>
    <w:div w:id="1483934834">
      <w:bodyDiv w:val="1"/>
      <w:marLeft w:val="0"/>
      <w:marRight w:val="0"/>
      <w:marTop w:val="0"/>
      <w:marBottom w:val="0"/>
      <w:divBdr>
        <w:top w:val="none" w:sz="0" w:space="0" w:color="auto"/>
        <w:left w:val="none" w:sz="0" w:space="0" w:color="auto"/>
        <w:bottom w:val="none" w:sz="0" w:space="0" w:color="auto"/>
        <w:right w:val="none" w:sz="0" w:space="0" w:color="auto"/>
      </w:divBdr>
    </w:div>
    <w:div w:id="1532457594">
      <w:bodyDiv w:val="1"/>
      <w:marLeft w:val="0"/>
      <w:marRight w:val="0"/>
      <w:marTop w:val="0"/>
      <w:marBottom w:val="0"/>
      <w:divBdr>
        <w:top w:val="none" w:sz="0" w:space="0" w:color="auto"/>
        <w:left w:val="none" w:sz="0" w:space="0" w:color="auto"/>
        <w:bottom w:val="none" w:sz="0" w:space="0" w:color="auto"/>
        <w:right w:val="none" w:sz="0" w:space="0" w:color="auto"/>
      </w:divBdr>
    </w:div>
    <w:div w:id="1538350749">
      <w:bodyDiv w:val="1"/>
      <w:marLeft w:val="0"/>
      <w:marRight w:val="0"/>
      <w:marTop w:val="0"/>
      <w:marBottom w:val="0"/>
      <w:divBdr>
        <w:top w:val="none" w:sz="0" w:space="0" w:color="auto"/>
        <w:left w:val="none" w:sz="0" w:space="0" w:color="auto"/>
        <w:bottom w:val="none" w:sz="0" w:space="0" w:color="auto"/>
        <w:right w:val="none" w:sz="0" w:space="0" w:color="auto"/>
      </w:divBdr>
    </w:div>
    <w:div w:id="1576936575">
      <w:bodyDiv w:val="1"/>
      <w:marLeft w:val="0"/>
      <w:marRight w:val="0"/>
      <w:marTop w:val="0"/>
      <w:marBottom w:val="0"/>
      <w:divBdr>
        <w:top w:val="none" w:sz="0" w:space="0" w:color="auto"/>
        <w:left w:val="none" w:sz="0" w:space="0" w:color="auto"/>
        <w:bottom w:val="none" w:sz="0" w:space="0" w:color="auto"/>
        <w:right w:val="none" w:sz="0" w:space="0" w:color="auto"/>
      </w:divBdr>
    </w:div>
    <w:div w:id="1586963458">
      <w:bodyDiv w:val="1"/>
      <w:marLeft w:val="0"/>
      <w:marRight w:val="0"/>
      <w:marTop w:val="0"/>
      <w:marBottom w:val="0"/>
      <w:divBdr>
        <w:top w:val="none" w:sz="0" w:space="0" w:color="auto"/>
        <w:left w:val="none" w:sz="0" w:space="0" w:color="auto"/>
        <w:bottom w:val="none" w:sz="0" w:space="0" w:color="auto"/>
        <w:right w:val="none" w:sz="0" w:space="0" w:color="auto"/>
      </w:divBdr>
    </w:div>
    <w:div w:id="1590000655">
      <w:bodyDiv w:val="1"/>
      <w:marLeft w:val="0"/>
      <w:marRight w:val="0"/>
      <w:marTop w:val="0"/>
      <w:marBottom w:val="0"/>
      <w:divBdr>
        <w:top w:val="none" w:sz="0" w:space="0" w:color="auto"/>
        <w:left w:val="none" w:sz="0" w:space="0" w:color="auto"/>
        <w:bottom w:val="none" w:sz="0" w:space="0" w:color="auto"/>
        <w:right w:val="none" w:sz="0" w:space="0" w:color="auto"/>
      </w:divBdr>
    </w:div>
    <w:div w:id="1595170404">
      <w:bodyDiv w:val="1"/>
      <w:marLeft w:val="0"/>
      <w:marRight w:val="0"/>
      <w:marTop w:val="0"/>
      <w:marBottom w:val="0"/>
      <w:divBdr>
        <w:top w:val="none" w:sz="0" w:space="0" w:color="auto"/>
        <w:left w:val="none" w:sz="0" w:space="0" w:color="auto"/>
        <w:bottom w:val="none" w:sz="0" w:space="0" w:color="auto"/>
        <w:right w:val="none" w:sz="0" w:space="0" w:color="auto"/>
      </w:divBdr>
    </w:div>
    <w:div w:id="1625849320">
      <w:bodyDiv w:val="1"/>
      <w:marLeft w:val="0"/>
      <w:marRight w:val="0"/>
      <w:marTop w:val="0"/>
      <w:marBottom w:val="0"/>
      <w:divBdr>
        <w:top w:val="none" w:sz="0" w:space="0" w:color="auto"/>
        <w:left w:val="none" w:sz="0" w:space="0" w:color="auto"/>
        <w:bottom w:val="none" w:sz="0" w:space="0" w:color="auto"/>
        <w:right w:val="none" w:sz="0" w:space="0" w:color="auto"/>
      </w:divBdr>
    </w:div>
    <w:div w:id="1627471812">
      <w:bodyDiv w:val="1"/>
      <w:marLeft w:val="0"/>
      <w:marRight w:val="0"/>
      <w:marTop w:val="0"/>
      <w:marBottom w:val="0"/>
      <w:divBdr>
        <w:top w:val="none" w:sz="0" w:space="0" w:color="auto"/>
        <w:left w:val="none" w:sz="0" w:space="0" w:color="auto"/>
        <w:bottom w:val="none" w:sz="0" w:space="0" w:color="auto"/>
        <w:right w:val="none" w:sz="0" w:space="0" w:color="auto"/>
      </w:divBdr>
    </w:div>
    <w:div w:id="1687947177">
      <w:bodyDiv w:val="1"/>
      <w:marLeft w:val="0"/>
      <w:marRight w:val="0"/>
      <w:marTop w:val="0"/>
      <w:marBottom w:val="0"/>
      <w:divBdr>
        <w:top w:val="none" w:sz="0" w:space="0" w:color="auto"/>
        <w:left w:val="none" w:sz="0" w:space="0" w:color="auto"/>
        <w:bottom w:val="none" w:sz="0" w:space="0" w:color="auto"/>
        <w:right w:val="none" w:sz="0" w:space="0" w:color="auto"/>
      </w:divBdr>
      <w:divsChild>
        <w:div w:id="24521346">
          <w:marLeft w:val="0"/>
          <w:marRight w:val="0"/>
          <w:marTop w:val="0"/>
          <w:marBottom w:val="0"/>
          <w:divBdr>
            <w:top w:val="none" w:sz="0" w:space="0" w:color="auto"/>
            <w:left w:val="none" w:sz="0" w:space="0" w:color="auto"/>
            <w:bottom w:val="none" w:sz="0" w:space="0" w:color="auto"/>
            <w:right w:val="none" w:sz="0" w:space="0" w:color="auto"/>
          </w:divBdr>
          <w:divsChild>
            <w:div w:id="1433431091">
              <w:marLeft w:val="0"/>
              <w:marRight w:val="0"/>
              <w:marTop w:val="0"/>
              <w:marBottom w:val="0"/>
              <w:divBdr>
                <w:top w:val="none" w:sz="0" w:space="0" w:color="auto"/>
                <w:left w:val="none" w:sz="0" w:space="0" w:color="auto"/>
                <w:bottom w:val="none" w:sz="0" w:space="0" w:color="auto"/>
                <w:right w:val="none" w:sz="0" w:space="0" w:color="auto"/>
              </w:divBdr>
              <w:divsChild>
                <w:div w:id="980385356">
                  <w:marLeft w:val="0"/>
                  <w:marRight w:val="0"/>
                  <w:marTop w:val="0"/>
                  <w:marBottom w:val="0"/>
                  <w:divBdr>
                    <w:top w:val="none" w:sz="0" w:space="0" w:color="auto"/>
                    <w:left w:val="none" w:sz="0" w:space="0" w:color="auto"/>
                    <w:bottom w:val="none" w:sz="0" w:space="0" w:color="auto"/>
                    <w:right w:val="none" w:sz="0" w:space="0" w:color="auto"/>
                  </w:divBdr>
                </w:div>
                <w:div w:id="117075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65880">
          <w:marLeft w:val="0"/>
          <w:marRight w:val="0"/>
          <w:marTop w:val="0"/>
          <w:marBottom w:val="0"/>
          <w:divBdr>
            <w:top w:val="none" w:sz="0" w:space="0" w:color="auto"/>
            <w:left w:val="none" w:sz="0" w:space="0" w:color="auto"/>
            <w:bottom w:val="none" w:sz="0" w:space="0" w:color="auto"/>
            <w:right w:val="none" w:sz="0" w:space="0" w:color="auto"/>
          </w:divBdr>
          <w:divsChild>
            <w:div w:id="1140223872">
              <w:marLeft w:val="0"/>
              <w:marRight w:val="0"/>
              <w:marTop w:val="0"/>
              <w:marBottom w:val="0"/>
              <w:divBdr>
                <w:top w:val="none" w:sz="0" w:space="0" w:color="auto"/>
                <w:left w:val="none" w:sz="0" w:space="0" w:color="auto"/>
                <w:bottom w:val="none" w:sz="0" w:space="0" w:color="auto"/>
                <w:right w:val="none" w:sz="0" w:space="0" w:color="auto"/>
              </w:divBdr>
              <w:divsChild>
                <w:div w:id="1579948509">
                  <w:marLeft w:val="0"/>
                  <w:marRight w:val="0"/>
                  <w:marTop w:val="0"/>
                  <w:marBottom w:val="0"/>
                  <w:divBdr>
                    <w:top w:val="none" w:sz="0" w:space="0" w:color="auto"/>
                    <w:left w:val="none" w:sz="0" w:space="0" w:color="auto"/>
                    <w:bottom w:val="none" w:sz="0" w:space="0" w:color="auto"/>
                    <w:right w:val="none" w:sz="0" w:space="0" w:color="auto"/>
                  </w:divBdr>
                </w:div>
                <w:div w:id="203780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78775">
          <w:marLeft w:val="0"/>
          <w:marRight w:val="0"/>
          <w:marTop w:val="0"/>
          <w:marBottom w:val="0"/>
          <w:divBdr>
            <w:top w:val="none" w:sz="0" w:space="0" w:color="auto"/>
            <w:left w:val="none" w:sz="0" w:space="0" w:color="auto"/>
            <w:bottom w:val="none" w:sz="0" w:space="0" w:color="auto"/>
            <w:right w:val="none" w:sz="0" w:space="0" w:color="auto"/>
          </w:divBdr>
          <w:divsChild>
            <w:div w:id="1291324018">
              <w:marLeft w:val="0"/>
              <w:marRight w:val="0"/>
              <w:marTop w:val="0"/>
              <w:marBottom w:val="0"/>
              <w:divBdr>
                <w:top w:val="none" w:sz="0" w:space="0" w:color="auto"/>
                <w:left w:val="none" w:sz="0" w:space="0" w:color="auto"/>
                <w:bottom w:val="none" w:sz="0" w:space="0" w:color="auto"/>
                <w:right w:val="none" w:sz="0" w:space="0" w:color="auto"/>
              </w:divBdr>
              <w:divsChild>
                <w:div w:id="203325176">
                  <w:marLeft w:val="0"/>
                  <w:marRight w:val="0"/>
                  <w:marTop w:val="0"/>
                  <w:marBottom w:val="0"/>
                  <w:divBdr>
                    <w:top w:val="none" w:sz="0" w:space="0" w:color="auto"/>
                    <w:left w:val="none" w:sz="0" w:space="0" w:color="auto"/>
                    <w:bottom w:val="none" w:sz="0" w:space="0" w:color="auto"/>
                    <w:right w:val="none" w:sz="0" w:space="0" w:color="auto"/>
                  </w:divBdr>
                </w:div>
                <w:div w:id="40765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545019">
          <w:marLeft w:val="0"/>
          <w:marRight w:val="0"/>
          <w:marTop w:val="0"/>
          <w:marBottom w:val="0"/>
          <w:divBdr>
            <w:top w:val="none" w:sz="0" w:space="0" w:color="auto"/>
            <w:left w:val="none" w:sz="0" w:space="0" w:color="auto"/>
            <w:bottom w:val="none" w:sz="0" w:space="0" w:color="auto"/>
            <w:right w:val="none" w:sz="0" w:space="0" w:color="auto"/>
          </w:divBdr>
          <w:divsChild>
            <w:div w:id="75513635">
              <w:marLeft w:val="0"/>
              <w:marRight w:val="0"/>
              <w:marTop w:val="0"/>
              <w:marBottom w:val="0"/>
              <w:divBdr>
                <w:top w:val="none" w:sz="0" w:space="0" w:color="auto"/>
                <w:left w:val="none" w:sz="0" w:space="0" w:color="auto"/>
                <w:bottom w:val="none" w:sz="0" w:space="0" w:color="auto"/>
                <w:right w:val="none" w:sz="0" w:space="0" w:color="auto"/>
              </w:divBdr>
              <w:divsChild>
                <w:div w:id="1066345721">
                  <w:marLeft w:val="0"/>
                  <w:marRight w:val="0"/>
                  <w:marTop w:val="0"/>
                  <w:marBottom w:val="0"/>
                  <w:divBdr>
                    <w:top w:val="none" w:sz="0" w:space="0" w:color="auto"/>
                    <w:left w:val="none" w:sz="0" w:space="0" w:color="auto"/>
                    <w:bottom w:val="none" w:sz="0" w:space="0" w:color="auto"/>
                    <w:right w:val="none" w:sz="0" w:space="0" w:color="auto"/>
                  </w:divBdr>
                </w:div>
                <w:div w:id="108973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10372">
          <w:marLeft w:val="0"/>
          <w:marRight w:val="0"/>
          <w:marTop w:val="0"/>
          <w:marBottom w:val="0"/>
          <w:divBdr>
            <w:top w:val="none" w:sz="0" w:space="0" w:color="auto"/>
            <w:left w:val="none" w:sz="0" w:space="0" w:color="auto"/>
            <w:bottom w:val="none" w:sz="0" w:space="0" w:color="auto"/>
            <w:right w:val="none" w:sz="0" w:space="0" w:color="auto"/>
          </w:divBdr>
          <w:divsChild>
            <w:div w:id="805972611">
              <w:marLeft w:val="0"/>
              <w:marRight w:val="0"/>
              <w:marTop w:val="0"/>
              <w:marBottom w:val="0"/>
              <w:divBdr>
                <w:top w:val="none" w:sz="0" w:space="0" w:color="auto"/>
                <w:left w:val="none" w:sz="0" w:space="0" w:color="auto"/>
                <w:bottom w:val="none" w:sz="0" w:space="0" w:color="auto"/>
                <w:right w:val="none" w:sz="0" w:space="0" w:color="auto"/>
              </w:divBdr>
              <w:divsChild>
                <w:div w:id="138036557">
                  <w:marLeft w:val="0"/>
                  <w:marRight w:val="0"/>
                  <w:marTop w:val="0"/>
                  <w:marBottom w:val="0"/>
                  <w:divBdr>
                    <w:top w:val="none" w:sz="0" w:space="0" w:color="auto"/>
                    <w:left w:val="none" w:sz="0" w:space="0" w:color="auto"/>
                    <w:bottom w:val="none" w:sz="0" w:space="0" w:color="auto"/>
                    <w:right w:val="none" w:sz="0" w:space="0" w:color="auto"/>
                  </w:divBdr>
                </w:div>
                <w:div w:id="188732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20591">
      <w:bodyDiv w:val="1"/>
      <w:marLeft w:val="0"/>
      <w:marRight w:val="0"/>
      <w:marTop w:val="0"/>
      <w:marBottom w:val="0"/>
      <w:divBdr>
        <w:top w:val="none" w:sz="0" w:space="0" w:color="auto"/>
        <w:left w:val="none" w:sz="0" w:space="0" w:color="auto"/>
        <w:bottom w:val="none" w:sz="0" w:space="0" w:color="auto"/>
        <w:right w:val="none" w:sz="0" w:space="0" w:color="auto"/>
      </w:divBdr>
    </w:div>
    <w:div w:id="1750813138">
      <w:bodyDiv w:val="1"/>
      <w:marLeft w:val="0"/>
      <w:marRight w:val="0"/>
      <w:marTop w:val="0"/>
      <w:marBottom w:val="0"/>
      <w:divBdr>
        <w:top w:val="none" w:sz="0" w:space="0" w:color="auto"/>
        <w:left w:val="none" w:sz="0" w:space="0" w:color="auto"/>
        <w:bottom w:val="none" w:sz="0" w:space="0" w:color="auto"/>
        <w:right w:val="none" w:sz="0" w:space="0" w:color="auto"/>
      </w:divBdr>
    </w:div>
    <w:div w:id="1778597698">
      <w:bodyDiv w:val="1"/>
      <w:marLeft w:val="0"/>
      <w:marRight w:val="0"/>
      <w:marTop w:val="0"/>
      <w:marBottom w:val="0"/>
      <w:divBdr>
        <w:top w:val="none" w:sz="0" w:space="0" w:color="auto"/>
        <w:left w:val="none" w:sz="0" w:space="0" w:color="auto"/>
        <w:bottom w:val="none" w:sz="0" w:space="0" w:color="auto"/>
        <w:right w:val="none" w:sz="0" w:space="0" w:color="auto"/>
      </w:divBdr>
      <w:divsChild>
        <w:div w:id="1146820022">
          <w:marLeft w:val="547"/>
          <w:marRight w:val="0"/>
          <w:marTop w:val="0"/>
          <w:marBottom w:val="0"/>
          <w:divBdr>
            <w:top w:val="none" w:sz="0" w:space="0" w:color="auto"/>
            <w:left w:val="none" w:sz="0" w:space="0" w:color="auto"/>
            <w:bottom w:val="none" w:sz="0" w:space="0" w:color="auto"/>
            <w:right w:val="none" w:sz="0" w:space="0" w:color="auto"/>
          </w:divBdr>
        </w:div>
      </w:divsChild>
    </w:div>
    <w:div w:id="1786003589">
      <w:bodyDiv w:val="1"/>
      <w:marLeft w:val="0"/>
      <w:marRight w:val="0"/>
      <w:marTop w:val="0"/>
      <w:marBottom w:val="0"/>
      <w:divBdr>
        <w:top w:val="none" w:sz="0" w:space="0" w:color="auto"/>
        <w:left w:val="none" w:sz="0" w:space="0" w:color="auto"/>
        <w:bottom w:val="none" w:sz="0" w:space="0" w:color="auto"/>
        <w:right w:val="none" w:sz="0" w:space="0" w:color="auto"/>
      </w:divBdr>
    </w:div>
    <w:div w:id="1792895463">
      <w:bodyDiv w:val="1"/>
      <w:marLeft w:val="0"/>
      <w:marRight w:val="0"/>
      <w:marTop w:val="0"/>
      <w:marBottom w:val="0"/>
      <w:divBdr>
        <w:top w:val="none" w:sz="0" w:space="0" w:color="auto"/>
        <w:left w:val="none" w:sz="0" w:space="0" w:color="auto"/>
        <w:bottom w:val="none" w:sz="0" w:space="0" w:color="auto"/>
        <w:right w:val="none" w:sz="0" w:space="0" w:color="auto"/>
      </w:divBdr>
    </w:div>
    <w:div w:id="1821850920">
      <w:bodyDiv w:val="1"/>
      <w:marLeft w:val="0"/>
      <w:marRight w:val="0"/>
      <w:marTop w:val="0"/>
      <w:marBottom w:val="0"/>
      <w:divBdr>
        <w:top w:val="none" w:sz="0" w:space="0" w:color="auto"/>
        <w:left w:val="none" w:sz="0" w:space="0" w:color="auto"/>
        <w:bottom w:val="none" w:sz="0" w:space="0" w:color="auto"/>
        <w:right w:val="none" w:sz="0" w:space="0" w:color="auto"/>
      </w:divBdr>
      <w:divsChild>
        <w:div w:id="918830591">
          <w:marLeft w:val="547"/>
          <w:marRight w:val="0"/>
          <w:marTop w:val="0"/>
          <w:marBottom w:val="0"/>
          <w:divBdr>
            <w:top w:val="none" w:sz="0" w:space="0" w:color="auto"/>
            <w:left w:val="none" w:sz="0" w:space="0" w:color="auto"/>
            <w:bottom w:val="none" w:sz="0" w:space="0" w:color="auto"/>
            <w:right w:val="none" w:sz="0" w:space="0" w:color="auto"/>
          </w:divBdr>
        </w:div>
      </w:divsChild>
    </w:div>
    <w:div w:id="1842037412">
      <w:bodyDiv w:val="1"/>
      <w:marLeft w:val="0"/>
      <w:marRight w:val="0"/>
      <w:marTop w:val="0"/>
      <w:marBottom w:val="0"/>
      <w:divBdr>
        <w:top w:val="none" w:sz="0" w:space="0" w:color="auto"/>
        <w:left w:val="none" w:sz="0" w:space="0" w:color="auto"/>
        <w:bottom w:val="none" w:sz="0" w:space="0" w:color="auto"/>
        <w:right w:val="none" w:sz="0" w:space="0" w:color="auto"/>
      </w:divBdr>
    </w:div>
    <w:div w:id="1847477004">
      <w:bodyDiv w:val="1"/>
      <w:marLeft w:val="0"/>
      <w:marRight w:val="0"/>
      <w:marTop w:val="0"/>
      <w:marBottom w:val="0"/>
      <w:divBdr>
        <w:top w:val="none" w:sz="0" w:space="0" w:color="auto"/>
        <w:left w:val="none" w:sz="0" w:space="0" w:color="auto"/>
        <w:bottom w:val="none" w:sz="0" w:space="0" w:color="auto"/>
        <w:right w:val="none" w:sz="0" w:space="0" w:color="auto"/>
      </w:divBdr>
      <w:divsChild>
        <w:div w:id="1986202414">
          <w:marLeft w:val="547"/>
          <w:marRight w:val="0"/>
          <w:marTop w:val="0"/>
          <w:marBottom w:val="0"/>
          <w:divBdr>
            <w:top w:val="none" w:sz="0" w:space="0" w:color="auto"/>
            <w:left w:val="none" w:sz="0" w:space="0" w:color="auto"/>
            <w:bottom w:val="none" w:sz="0" w:space="0" w:color="auto"/>
            <w:right w:val="none" w:sz="0" w:space="0" w:color="auto"/>
          </w:divBdr>
        </w:div>
      </w:divsChild>
    </w:div>
    <w:div w:id="1874079484">
      <w:bodyDiv w:val="1"/>
      <w:marLeft w:val="0"/>
      <w:marRight w:val="0"/>
      <w:marTop w:val="0"/>
      <w:marBottom w:val="0"/>
      <w:divBdr>
        <w:top w:val="none" w:sz="0" w:space="0" w:color="auto"/>
        <w:left w:val="none" w:sz="0" w:space="0" w:color="auto"/>
        <w:bottom w:val="none" w:sz="0" w:space="0" w:color="auto"/>
        <w:right w:val="none" w:sz="0" w:space="0" w:color="auto"/>
      </w:divBdr>
    </w:div>
    <w:div w:id="1979142825">
      <w:bodyDiv w:val="1"/>
      <w:marLeft w:val="0"/>
      <w:marRight w:val="0"/>
      <w:marTop w:val="0"/>
      <w:marBottom w:val="0"/>
      <w:divBdr>
        <w:top w:val="none" w:sz="0" w:space="0" w:color="auto"/>
        <w:left w:val="none" w:sz="0" w:space="0" w:color="auto"/>
        <w:bottom w:val="none" w:sz="0" w:space="0" w:color="auto"/>
        <w:right w:val="none" w:sz="0" w:space="0" w:color="auto"/>
      </w:divBdr>
    </w:div>
    <w:div w:id="1996638445">
      <w:bodyDiv w:val="1"/>
      <w:marLeft w:val="0"/>
      <w:marRight w:val="0"/>
      <w:marTop w:val="0"/>
      <w:marBottom w:val="0"/>
      <w:divBdr>
        <w:top w:val="none" w:sz="0" w:space="0" w:color="auto"/>
        <w:left w:val="none" w:sz="0" w:space="0" w:color="auto"/>
        <w:bottom w:val="none" w:sz="0" w:space="0" w:color="auto"/>
        <w:right w:val="none" w:sz="0" w:space="0" w:color="auto"/>
      </w:divBdr>
    </w:div>
    <w:div w:id="2012832744">
      <w:bodyDiv w:val="1"/>
      <w:marLeft w:val="0"/>
      <w:marRight w:val="0"/>
      <w:marTop w:val="0"/>
      <w:marBottom w:val="0"/>
      <w:divBdr>
        <w:top w:val="none" w:sz="0" w:space="0" w:color="auto"/>
        <w:left w:val="none" w:sz="0" w:space="0" w:color="auto"/>
        <w:bottom w:val="none" w:sz="0" w:space="0" w:color="auto"/>
        <w:right w:val="none" w:sz="0" w:space="0" w:color="auto"/>
      </w:divBdr>
    </w:div>
    <w:div w:id="2037078531">
      <w:bodyDiv w:val="1"/>
      <w:marLeft w:val="0"/>
      <w:marRight w:val="0"/>
      <w:marTop w:val="0"/>
      <w:marBottom w:val="0"/>
      <w:divBdr>
        <w:top w:val="none" w:sz="0" w:space="0" w:color="auto"/>
        <w:left w:val="none" w:sz="0" w:space="0" w:color="auto"/>
        <w:bottom w:val="none" w:sz="0" w:space="0" w:color="auto"/>
        <w:right w:val="none" w:sz="0" w:space="0" w:color="auto"/>
      </w:divBdr>
      <w:divsChild>
        <w:div w:id="1369641975">
          <w:marLeft w:val="547"/>
          <w:marRight w:val="0"/>
          <w:marTop w:val="0"/>
          <w:marBottom w:val="0"/>
          <w:divBdr>
            <w:top w:val="none" w:sz="0" w:space="0" w:color="auto"/>
            <w:left w:val="none" w:sz="0" w:space="0" w:color="auto"/>
            <w:bottom w:val="none" w:sz="0" w:space="0" w:color="auto"/>
            <w:right w:val="none" w:sz="0" w:space="0" w:color="auto"/>
          </w:divBdr>
        </w:div>
      </w:divsChild>
    </w:div>
    <w:div w:id="2060124874">
      <w:bodyDiv w:val="1"/>
      <w:marLeft w:val="0"/>
      <w:marRight w:val="0"/>
      <w:marTop w:val="0"/>
      <w:marBottom w:val="0"/>
      <w:divBdr>
        <w:top w:val="none" w:sz="0" w:space="0" w:color="auto"/>
        <w:left w:val="none" w:sz="0" w:space="0" w:color="auto"/>
        <w:bottom w:val="none" w:sz="0" w:space="0" w:color="auto"/>
        <w:right w:val="none" w:sz="0" w:space="0" w:color="auto"/>
      </w:divBdr>
    </w:div>
    <w:div w:id="2063098444">
      <w:bodyDiv w:val="1"/>
      <w:marLeft w:val="0"/>
      <w:marRight w:val="0"/>
      <w:marTop w:val="0"/>
      <w:marBottom w:val="0"/>
      <w:divBdr>
        <w:top w:val="none" w:sz="0" w:space="0" w:color="auto"/>
        <w:left w:val="none" w:sz="0" w:space="0" w:color="auto"/>
        <w:bottom w:val="none" w:sz="0" w:space="0" w:color="auto"/>
        <w:right w:val="none" w:sz="0" w:space="0" w:color="auto"/>
      </w:divBdr>
    </w:div>
    <w:div w:id="2100523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dcpractice.readthedocs.io/en/latest/" TargetMode="External"/><Relationship Id="rId13" Type="http://schemas.openxmlformats.org/officeDocument/2006/relationships/hyperlink" Target="https://www.ihsn.org/implementing-surveys" TargetMode="External"/><Relationship Id="rId18" Type="http://schemas.openxmlformats.org/officeDocument/2006/relationships/hyperlink" Target="https://worldbank.github.io/dime-data-handbook/processing.html" TargetMode="Externa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data.poverty-action.org/data-cleaning/" TargetMode="External"/><Relationship Id="rId17" Type="http://schemas.openxmlformats.org/officeDocument/2006/relationships/hyperlink" Target="https://unstats.un.org/UNSDWebsite/statcom/session_56/documents/BG-3p-Handbook_of_Surveys_on_Individuals_and_Households-E.pdf" TargetMode="External"/><Relationship Id="rId2" Type="http://schemas.openxmlformats.org/officeDocument/2006/relationships/numbering" Target="numbering.xml"/><Relationship Id="rId16" Type="http://schemas.openxmlformats.org/officeDocument/2006/relationships/hyperlink" Target="https://mics.unicef.org/sites/mics/files/MICS3_Chapter_7___Processing_the_Data_060219.pdf"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penknowledge.fao.org/server/api/core/bitstreams/9965d142-f4da-40d8-bc3e-e45d417a91cc/content"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hsprogram.com/pubs/pdf/DHSG4/Recode7_DHS_10Sep2018_DHSG4.pdf" TargetMode="External"/><Relationship Id="rId23" Type="http://schemas.microsoft.com/office/2011/relationships/people" Target="people.xml"/><Relationship Id="rId10" Type="http://schemas.openxmlformats.org/officeDocument/2006/relationships/hyperlink" Target="https://openknowledge.fao.org/server/api/core/bitstreams/519783f5-8328-4c72-9380-a7b7c57c1a95/content"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openknowledge.fao.org/server/api/core/bitstreams/6b13757e-d7d0-48ec-aa8c-1923f35eeb7a/content" TargetMode="External"/><Relationship Id="rId14" Type="http://schemas.openxmlformats.org/officeDocument/2006/relationships/hyperlink" Target="https://dhsprogram.com/pubs/pdf/DHSG4/Recode7_DHS_10Sep2018_DHSG4.pdf" TargetMode="Externa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documents.worldbank.org/en/publication/documents-reports/documentdetail/099225003092220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236AB9-844F-4EC8-B938-D0582AA6A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15</Pages>
  <Words>5327</Words>
  <Characters>32285</Characters>
  <Application>Microsoft Office Word</Application>
  <DocSecurity>0</DocSecurity>
  <Lines>504</Lines>
  <Paragraphs>185</Paragraphs>
  <ScaleCrop>false</ScaleCrop>
  <Company>WBG</Company>
  <LinksUpToDate>false</LinksUpToDate>
  <CharactersWithSpaces>37427</CharactersWithSpaces>
  <SharedDoc>false</SharedDoc>
  <HLinks>
    <vt:vector size="78" baseType="variant">
      <vt:variant>
        <vt:i4>7602277</vt:i4>
      </vt:variant>
      <vt:variant>
        <vt:i4>30</vt:i4>
      </vt:variant>
      <vt:variant>
        <vt:i4>0</vt:i4>
      </vt:variant>
      <vt:variant>
        <vt:i4>5</vt:i4>
      </vt:variant>
      <vt:variant>
        <vt:lpwstr>https://worldbank.github.io/dime-data-handbook/processing.html</vt:lpwstr>
      </vt:variant>
      <vt:variant>
        <vt:lpwstr/>
      </vt:variant>
      <vt:variant>
        <vt:i4>1179775</vt:i4>
      </vt:variant>
      <vt:variant>
        <vt:i4>27</vt:i4>
      </vt:variant>
      <vt:variant>
        <vt:i4>0</vt:i4>
      </vt:variant>
      <vt:variant>
        <vt:i4>5</vt:i4>
      </vt:variant>
      <vt:variant>
        <vt:lpwstr>https://unstats.un.org/UNSDWebsite/statcom/session_56/documents/BG-3p-Handbook_of_Surveys_on_Individuals_and_Households-E.pdf</vt:lpwstr>
      </vt:variant>
      <vt:variant>
        <vt:lpwstr/>
      </vt:variant>
      <vt:variant>
        <vt:i4>6553709</vt:i4>
      </vt:variant>
      <vt:variant>
        <vt:i4>24</vt:i4>
      </vt:variant>
      <vt:variant>
        <vt:i4>0</vt:i4>
      </vt:variant>
      <vt:variant>
        <vt:i4>5</vt:i4>
      </vt:variant>
      <vt:variant>
        <vt:lpwstr>https://mics.unicef.org/sites/mics/files/MICS3_Chapter_7___Processing_the_Data_060219.pdf</vt:lpwstr>
      </vt:variant>
      <vt:variant>
        <vt:lpwstr/>
      </vt:variant>
      <vt:variant>
        <vt:i4>6946882</vt:i4>
      </vt:variant>
      <vt:variant>
        <vt:i4>21</vt:i4>
      </vt:variant>
      <vt:variant>
        <vt:i4>0</vt:i4>
      </vt:variant>
      <vt:variant>
        <vt:i4>5</vt:i4>
      </vt:variant>
      <vt:variant>
        <vt:lpwstr>https://dhsprogram.com/pubs/pdf/DHSG4/Recode7_DHS_10Sep2018_DHSG4.pdf</vt:lpwstr>
      </vt:variant>
      <vt:variant>
        <vt:lpwstr/>
      </vt:variant>
      <vt:variant>
        <vt:i4>6946882</vt:i4>
      </vt:variant>
      <vt:variant>
        <vt:i4>18</vt:i4>
      </vt:variant>
      <vt:variant>
        <vt:i4>0</vt:i4>
      </vt:variant>
      <vt:variant>
        <vt:i4>5</vt:i4>
      </vt:variant>
      <vt:variant>
        <vt:lpwstr>https://dhsprogram.com/pubs/pdf/DHSG4/Recode7_DHS_10Sep2018_DHSG4.pdf</vt:lpwstr>
      </vt:variant>
      <vt:variant>
        <vt:lpwstr/>
      </vt:variant>
      <vt:variant>
        <vt:i4>1179713</vt:i4>
      </vt:variant>
      <vt:variant>
        <vt:i4>15</vt:i4>
      </vt:variant>
      <vt:variant>
        <vt:i4>0</vt:i4>
      </vt:variant>
      <vt:variant>
        <vt:i4>5</vt:i4>
      </vt:variant>
      <vt:variant>
        <vt:lpwstr>https://www.ihsn.org/implementing-surveys</vt:lpwstr>
      </vt:variant>
      <vt:variant>
        <vt:lpwstr/>
      </vt:variant>
      <vt:variant>
        <vt:i4>3932287</vt:i4>
      </vt:variant>
      <vt:variant>
        <vt:i4>12</vt:i4>
      </vt:variant>
      <vt:variant>
        <vt:i4>0</vt:i4>
      </vt:variant>
      <vt:variant>
        <vt:i4>5</vt:i4>
      </vt:variant>
      <vt:variant>
        <vt:lpwstr>https://data.poverty-action.org/data-cleaning/</vt:lpwstr>
      </vt:variant>
      <vt:variant>
        <vt:lpwstr/>
      </vt:variant>
      <vt:variant>
        <vt:i4>655383</vt:i4>
      </vt:variant>
      <vt:variant>
        <vt:i4>9</vt:i4>
      </vt:variant>
      <vt:variant>
        <vt:i4>0</vt:i4>
      </vt:variant>
      <vt:variant>
        <vt:i4>5</vt:i4>
      </vt:variant>
      <vt:variant>
        <vt:lpwstr>https://openknowledge.fao.org/server/api/core/bitstreams/9965d142-f4da-40d8-bc3e-e45d417a91cc/content</vt:lpwstr>
      </vt:variant>
      <vt:variant>
        <vt:lpwstr/>
      </vt:variant>
      <vt:variant>
        <vt:i4>5832777</vt:i4>
      </vt:variant>
      <vt:variant>
        <vt:i4>6</vt:i4>
      </vt:variant>
      <vt:variant>
        <vt:i4>0</vt:i4>
      </vt:variant>
      <vt:variant>
        <vt:i4>5</vt:i4>
      </vt:variant>
      <vt:variant>
        <vt:lpwstr>https://openknowledge.fao.org/server/api/core/bitstreams/519783f5-8328-4c72-9380-a7b7c57c1a95/content</vt:lpwstr>
      </vt:variant>
      <vt:variant>
        <vt:lpwstr/>
      </vt:variant>
      <vt:variant>
        <vt:i4>917581</vt:i4>
      </vt:variant>
      <vt:variant>
        <vt:i4>3</vt:i4>
      </vt:variant>
      <vt:variant>
        <vt:i4>0</vt:i4>
      </vt:variant>
      <vt:variant>
        <vt:i4>5</vt:i4>
      </vt:variant>
      <vt:variant>
        <vt:lpwstr>https://openknowledge.fao.org/server/api/core/bitstreams/6b13757e-d7d0-48ec-aa8c-1923f35eeb7a/content</vt:lpwstr>
      </vt:variant>
      <vt:variant>
        <vt:lpwstr/>
      </vt:variant>
      <vt:variant>
        <vt:i4>4718608</vt:i4>
      </vt:variant>
      <vt:variant>
        <vt:i4>0</vt:i4>
      </vt:variant>
      <vt:variant>
        <vt:i4>0</vt:i4>
      </vt:variant>
      <vt:variant>
        <vt:i4>5</vt:i4>
      </vt:variant>
      <vt:variant>
        <vt:lpwstr>https://sdcpractice.readthedocs.io/en/latest/</vt:lpwstr>
      </vt:variant>
      <vt:variant>
        <vt:lpwstr/>
      </vt:variant>
      <vt:variant>
        <vt:i4>2228343</vt:i4>
      </vt:variant>
      <vt:variant>
        <vt:i4>0</vt:i4>
      </vt:variant>
      <vt:variant>
        <vt:i4>0</vt:i4>
      </vt:variant>
      <vt:variant>
        <vt:i4>5</vt:i4>
      </vt:variant>
      <vt:variant>
        <vt:lpwstr>https://documents.worldbank.org/en/publication/documents-reports/documentdetail/099225003092220001</vt:lpwstr>
      </vt:variant>
      <vt:variant>
        <vt:lpwstr/>
      </vt:variant>
      <vt:variant>
        <vt:i4>720941</vt:i4>
      </vt:variant>
      <vt:variant>
        <vt:i4>0</vt:i4>
      </vt:variant>
      <vt:variant>
        <vt:i4>0</vt:i4>
      </vt:variant>
      <vt:variant>
        <vt:i4>5</vt:i4>
      </vt:variant>
      <vt:variant>
        <vt:lpwstr>mailto:goseni@worldbank.org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Asmelash Haile Tsegay</dc:creator>
  <cp:keywords/>
  <dc:description/>
  <cp:lastModifiedBy>Akiko Sagesaka</cp:lastModifiedBy>
  <cp:revision>94</cp:revision>
  <dcterms:created xsi:type="dcterms:W3CDTF">2026-03-24T00:08:00Z</dcterms:created>
  <dcterms:modified xsi:type="dcterms:W3CDTF">2026-08-27T20:46:00Z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e12343f9-4810-4163-86bd-d9421e43d561</vt:lpwstr>
  </property>
  <property fmtid="{D5CDD505-2E9C-101B-9397-08002B2CF9AE}" pid="3" name="ClassificationContentMarkingFooterShapeIds">
    <vt:lpwstr>515532ae,3d1b5bed,131d2217</vt:lpwstr>
  </property>
  <property fmtid="{D5CDD505-2E9C-101B-9397-08002B2CF9AE}" pid="4" name="ClassificationContentMarkingFooterFontProps">
    <vt:lpwstr>#000000,10,Calibri</vt:lpwstr>
  </property>
  <property fmtid="{D5CDD505-2E9C-101B-9397-08002B2CF9AE}" pid="5" name="ClassificationContentMarkingFooterText">
    <vt:lpwstr>Official Use Only</vt:lpwstr>
  </property>
  <property fmtid="{D5CDD505-2E9C-101B-9397-08002B2CF9AE}" pid="6" name="MSIP_Label_f1bf45b6-5649-4236-82a3-f45024cd282e_Enabled">
    <vt:lpwstr>true</vt:lpwstr>
  </property>
  <property fmtid="{D5CDD505-2E9C-101B-9397-08002B2CF9AE}" pid="7" name="MSIP_Label_f1bf45b6-5649-4236-82a3-f45024cd282e_SetDate">
    <vt:lpwstr>2025-10-21T00:26:06Z</vt:lpwstr>
  </property>
  <property fmtid="{D5CDD505-2E9C-101B-9397-08002B2CF9AE}" pid="8" name="MSIP_Label_f1bf45b6-5649-4236-82a3-f45024cd282e_Method">
    <vt:lpwstr>Standard</vt:lpwstr>
  </property>
  <property fmtid="{D5CDD505-2E9C-101B-9397-08002B2CF9AE}" pid="9" name="MSIP_Label_f1bf45b6-5649-4236-82a3-f45024cd282e_Name">
    <vt:lpwstr>Official Use Only</vt:lpwstr>
  </property>
  <property fmtid="{D5CDD505-2E9C-101B-9397-08002B2CF9AE}" pid="10" name="MSIP_Label_f1bf45b6-5649-4236-82a3-f45024cd282e_SiteId">
    <vt:lpwstr>31a2fec0-266b-4c67-b56e-2796d8f59c36</vt:lpwstr>
  </property>
  <property fmtid="{D5CDD505-2E9C-101B-9397-08002B2CF9AE}" pid="11" name="MSIP_Label_f1bf45b6-5649-4236-82a3-f45024cd282e_ActionId">
    <vt:lpwstr>a3521737-eeb8-4ed7-8913-26d02dab11ad</vt:lpwstr>
  </property>
  <property fmtid="{D5CDD505-2E9C-101B-9397-08002B2CF9AE}" pid="12" name="MSIP_Label_f1bf45b6-5649-4236-82a3-f45024cd282e_ContentBits">
    <vt:lpwstr>2</vt:lpwstr>
  </property>
  <property fmtid="{D5CDD505-2E9C-101B-9397-08002B2CF9AE}" pid="13" name="MSIP_Label_f1bf45b6-5649-4236-82a3-f45024cd282e_Tag">
    <vt:lpwstr>10, 3, 0, 1</vt:lpwstr>
  </property>
</Properties>
</file>